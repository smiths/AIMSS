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5B370A" w14:textId="77777777" w:rsidR="001B0119" w:rsidRDefault="00000000">
      <w:pPr>
        <w:jc w:val="center"/>
        <w:rPr>
          <w:sz w:val="20"/>
          <w:lang w:val="en-CA"/>
        </w:rPr>
      </w:pPr>
      <w:r>
        <w:rPr>
          <w:noProof/>
          <w:sz w:val="20"/>
          <w:lang w:val="en-CA"/>
        </w:rPr>
        <w:drawing>
          <wp:anchor distT="0" distB="0" distL="114300" distR="114300" simplePos="0" relativeHeight="2" behindDoc="0" locked="0" layoutInCell="0" allowOverlap="1" wp14:anchorId="6AFE215B" wp14:editId="32528331">
            <wp:simplePos x="0" y="0"/>
            <wp:positionH relativeFrom="column">
              <wp:posOffset>4572000</wp:posOffset>
            </wp:positionH>
            <wp:positionV relativeFrom="paragraph">
              <wp:posOffset>-342900</wp:posOffset>
            </wp:positionV>
            <wp:extent cx="1771650" cy="1200150"/>
            <wp:effectExtent l="0" t="0" r="0" b="0"/>
            <wp:wrapSquare wrapText="bothSides"/>
            <wp:docPr id="1" name="Picture 2" descr="logo_mc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_mcmaster"/>
                    <pic:cNvPicPr>
                      <a:picLocks noChangeAspect="1" noChangeArrowheads="1"/>
                    </pic:cNvPicPr>
                  </pic:nvPicPr>
                  <pic:blipFill>
                    <a:blip r:embed="rId8"/>
                    <a:stretch>
                      <a:fillRect/>
                    </a:stretch>
                  </pic:blipFill>
                  <pic:spPr bwMode="auto">
                    <a:xfrm>
                      <a:off x="0" y="0"/>
                      <a:ext cx="1771650" cy="1200150"/>
                    </a:xfrm>
                    <a:prstGeom prst="rect">
                      <a:avLst/>
                    </a:prstGeom>
                  </pic:spPr>
                </pic:pic>
              </a:graphicData>
            </a:graphic>
          </wp:anchor>
        </w:drawing>
      </w:r>
    </w:p>
    <w:p w14:paraId="545B622F" w14:textId="77777777" w:rsidR="001B0119" w:rsidRDefault="001B0119">
      <w:pPr>
        <w:jc w:val="center"/>
        <w:rPr>
          <w:sz w:val="20"/>
          <w:lang w:val="en-CA"/>
        </w:rPr>
      </w:pPr>
    </w:p>
    <w:p w14:paraId="50D27FF6" w14:textId="77777777" w:rsidR="001B0119" w:rsidRDefault="001B0119">
      <w:pPr>
        <w:jc w:val="center"/>
        <w:rPr>
          <w:sz w:val="20"/>
          <w:lang w:val="en-CA"/>
        </w:rPr>
      </w:pPr>
    </w:p>
    <w:p w14:paraId="3683E6DF" w14:textId="60E51AE6" w:rsidR="001B0119" w:rsidRDefault="00CC1DC9">
      <w:r>
        <w:rPr>
          <w:sz w:val="20"/>
          <w:lang w:val="en-CA"/>
        </w:rPr>
        <w:t>11</w:t>
      </w:r>
      <w:r w:rsidR="000E74DF">
        <w:rPr>
          <w:sz w:val="20"/>
          <w:lang w:val="en-CA"/>
        </w:rPr>
        <w:t xml:space="preserve"> May 2026</w:t>
      </w:r>
    </w:p>
    <w:p w14:paraId="7D3CBF11" w14:textId="77777777" w:rsidR="001B0119" w:rsidRDefault="001B0119">
      <w:pPr>
        <w:rPr>
          <w:b/>
          <w:sz w:val="20"/>
          <w:lang w:val="en-CA"/>
        </w:rPr>
      </w:pPr>
    </w:p>
    <w:p w14:paraId="1E7AE903" w14:textId="77777777" w:rsidR="001B0119" w:rsidRDefault="00000000">
      <w:pPr>
        <w:jc w:val="center"/>
        <w:rPr>
          <w:b/>
          <w:lang w:val="en-CA"/>
        </w:rPr>
      </w:pPr>
      <w:r>
        <w:rPr>
          <w:b/>
          <w:lang w:val="en-CA"/>
        </w:rPr>
        <w:t>Appendix D</w:t>
      </w:r>
    </w:p>
    <w:p w14:paraId="6C49D8E7" w14:textId="77777777" w:rsidR="001B0119" w:rsidRDefault="00000000">
      <w:pPr>
        <w:jc w:val="center"/>
        <w:rPr>
          <w:b/>
          <w:sz w:val="20"/>
          <w:lang w:val="en-CA"/>
        </w:rPr>
      </w:pPr>
      <w:r>
        <w:rPr>
          <w:b/>
          <w:sz w:val="20"/>
          <w:lang w:val="en-CA"/>
        </w:rPr>
        <w:t xml:space="preserve">LETTER OF INFORMATION / CONSENT </w:t>
      </w:r>
    </w:p>
    <w:p w14:paraId="6812F453" w14:textId="77777777" w:rsidR="001B0119" w:rsidRDefault="001B0119">
      <w:pPr>
        <w:jc w:val="center"/>
        <w:rPr>
          <w:i/>
          <w:color w:val="FF0000"/>
          <w:sz w:val="20"/>
          <w:lang w:val="en-CA"/>
        </w:rPr>
      </w:pPr>
    </w:p>
    <w:p w14:paraId="3A340F43" w14:textId="77777777" w:rsidR="001B0119" w:rsidRDefault="001B0119">
      <w:pPr>
        <w:rPr>
          <w:b/>
          <w:sz w:val="20"/>
          <w:lang w:val="en-CA"/>
        </w:rPr>
      </w:pPr>
    </w:p>
    <w:p w14:paraId="7A3A4185" w14:textId="77777777" w:rsidR="001B0119" w:rsidRDefault="00000000">
      <w:pPr>
        <w:jc w:val="center"/>
      </w:pPr>
      <w:r>
        <w:rPr>
          <w:b/>
          <w:sz w:val="20"/>
          <w:lang w:val="en-CA"/>
        </w:rPr>
        <w:t>A Study of/about State of Practice of {domain} Software</w:t>
      </w:r>
    </w:p>
    <w:p w14:paraId="27F096C2" w14:textId="77777777" w:rsidR="001B0119" w:rsidRDefault="001B0119">
      <w:pPr>
        <w:jc w:val="center"/>
        <w:rPr>
          <w:sz w:val="20"/>
          <w:lang w:val="en-CA"/>
        </w:rPr>
      </w:pPr>
    </w:p>
    <w:p w14:paraId="53D46BAA" w14:textId="77777777" w:rsidR="001B0119" w:rsidRDefault="001B0119">
      <w:pPr>
        <w:sectPr w:rsidR="001B0119">
          <w:footerReference w:type="default" r:id="rId9"/>
          <w:pgSz w:w="12240" w:h="15840"/>
          <w:pgMar w:top="1080" w:right="1800" w:bottom="1440" w:left="1800" w:header="0" w:footer="720" w:gutter="0"/>
          <w:cols w:space="720"/>
          <w:formProt w:val="0"/>
          <w:docGrid w:linePitch="360"/>
        </w:sectPr>
      </w:pPr>
    </w:p>
    <w:p w14:paraId="173334C6" w14:textId="77777777" w:rsidR="001B0119" w:rsidRDefault="001B0119">
      <w:pPr>
        <w:rPr>
          <w:b/>
          <w:sz w:val="20"/>
          <w:lang w:val="en-CA"/>
        </w:rPr>
      </w:pPr>
    </w:p>
    <w:p w14:paraId="227C4581" w14:textId="61B43FA5" w:rsidR="001B0119" w:rsidRDefault="00000000">
      <w:r>
        <w:rPr>
          <w:b/>
          <w:sz w:val="20"/>
          <w:lang w:val="en-CA"/>
        </w:rPr>
        <w:t>Principal Investigator</w:t>
      </w:r>
      <w:r>
        <w:rPr>
          <w:b/>
          <w:sz w:val="20"/>
          <w:lang w:val="en-CA"/>
        </w:rPr>
        <w:tab/>
      </w:r>
      <w:r>
        <w:rPr>
          <w:b/>
          <w:sz w:val="20"/>
          <w:lang w:val="en-CA"/>
        </w:rPr>
        <w:tab/>
      </w:r>
      <w:r>
        <w:rPr>
          <w:b/>
          <w:sz w:val="20"/>
          <w:lang w:val="en-CA"/>
        </w:rPr>
        <w:tab/>
      </w:r>
      <w:r w:rsidR="00DC144C">
        <w:rPr>
          <w:b/>
          <w:sz w:val="20"/>
          <w:lang w:val="en-CA"/>
        </w:rPr>
        <w:t>Co-Investigator</w:t>
      </w:r>
    </w:p>
    <w:p w14:paraId="14833AD6" w14:textId="1E69F834" w:rsidR="001B0119" w:rsidRDefault="00000000">
      <w:r>
        <w:rPr>
          <w:sz w:val="20"/>
          <w:lang w:val="en-CA"/>
        </w:rPr>
        <w:t>Dr. Spencer Smith</w:t>
      </w:r>
      <w:r>
        <w:rPr>
          <w:sz w:val="20"/>
          <w:lang w:val="en-CA"/>
        </w:rPr>
        <w:tab/>
      </w:r>
      <w:r>
        <w:rPr>
          <w:sz w:val="20"/>
          <w:lang w:val="en-CA"/>
        </w:rPr>
        <w:tab/>
      </w:r>
      <w:r>
        <w:rPr>
          <w:sz w:val="20"/>
          <w:lang w:val="en-CA"/>
        </w:rPr>
        <w:tab/>
      </w:r>
      <w:r w:rsidR="00DC144C">
        <w:rPr>
          <w:sz w:val="20"/>
          <w:lang w:val="en-CA"/>
        </w:rPr>
        <w:t>Dr. Matt Giamou</w:t>
      </w:r>
    </w:p>
    <w:p w14:paraId="15114128" w14:textId="0686EE25" w:rsidR="00DC144C" w:rsidRDefault="00DC144C" w:rsidP="00DC144C">
      <w:pPr>
        <w:rPr>
          <w:sz w:val="20"/>
          <w:lang w:val="en-CA"/>
        </w:rPr>
      </w:pPr>
      <w:r>
        <w:rPr>
          <w:sz w:val="20"/>
          <w:lang w:val="en-CA"/>
        </w:rPr>
        <w:t>Computing and Software Department</w:t>
      </w:r>
      <w:r>
        <w:rPr>
          <w:sz w:val="20"/>
          <w:lang w:val="en-CA"/>
        </w:rPr>
        <w:tab/>
        <w:t>Computing and Software Department</w:t>
      </w:r>
    </w:p>
    <w:p w14:paraId="0974D679" w14:textId="150F5EAE" w:rsidR="001B0119" w:rsidRDefault="00DC144C">
      <w:r>
        <w:rPr>
          <w:sz w:val="20"/>
          <w:lang w:val="en-CA"/>
        </w:rPr>
        <w:t>Faculty of</w:t>
      </w:r>
      <w:r>
        <w:rPr>
          <w:b/>
          <w:sz w:val="20"/>
          <w:lang w:val="en-CA"/>
        </w:rPr>
        <w:t xml:space="preserve"> </w:t>
      </w:r>
      <w:r>
        <w:rPr>
          <w:sz w:val="20"/>
          <w:lang w:val="en-CA"/>
        </w:rPr>
        <w:t>Engineering</w:t>
      </w:r>
      <w:r>
        <w:rPr>
          <w:sz w:val="20"/>
          <w:lang w:val="en-CA"/>
        </w:rPr>
        <w:tab/>
      </w:r>
      <w:r>
        <w:rPr>
          <w:sz w:val="20"/>
          <w:lang w:val="en-CA"/>
        </w:rPr>
        <w:tab/>
      </w:r>
      <w:r>
        <w:rPr>
          <w:sz w:val="20"/>
          <w:lang w:val="en-CA"/>
        </w:rPr>
        <w:tab/>
        <w:t>Faculty of Engineering</w:t>
      </w:r>
    </w:p>
    <w:p w14:paraId="6254924F" w14:textId="77777777" w:rsidR="001B0119" w:rsidRDefault="00000000">
      <w:pPr>
        <w:rPr>
          <w:sz w:val="20"/>
          <w:lang w:val="en-CA"/>
        </w:rPr>
      </w:pPr>
      <w:r>
        <w:rPr>
          <w:sz w:val="20"/>
          <w:lang w:val="en-CA"/>
        </w:rPr>
        <w:t>McMaster University</w:t>
      </w:r>
      <w:r>
        <w:rPr>
          <w:sz w:val="20"/>
          <w:lang w:val="en-CA"/>
        </w:rPr>
        <w:tab/>
      </w:r>
      <w:r>
        <w:rPr>
          <w:sz w:val="20"/>
          <w:lang w:val="en-CA"/>
        </w:rPr>
        <w:tab/>
      </w:r>
      <w:r>
        <w:rPr>
          <w:sz w:val="20"/>
          <w:lang w:val="en-CA"/>
        </w:rPr>
        <w:tab/>
        <w:t>McMaster University</w:t>
      </w:r>
    </w:p>
    <w:p w14:paraId="617DBCEF" w14:textId="77777777" w:rsidR="001B0119" w:rsidRDefault="00000000">
      <w:pPr>
        <w:rPr>
          <w:sz w:val="20"/>
          <w:lang w:val="it-IT"/>
        </w:rPr>
      </w:pPr>
      <w:r>
        <w:rPr>
          <w:sz w:val="20"/>
          <w:lang w:val="it-IT"/>
        </w:rPr>
        <w:t>Hamilton, Ontario, Canada</w:t>
      </w:r>
      <w:r>
        <w:rPr>
          <w:sz w:val="20"/>
          <w:lang w:val="it-IT"/>
        </w:rPr>
        <w:tab/>
      </w:r>
      <w:r>
        <w:rPr>
          <w:sz w:val="20"/>
          <w:lang w:val="it-IT"/>
        </w:rPr>
        <w:tab/>
        <w:t>Hamilton, Ontario, Canada</w:t>
      </w:r>
    </w:p>
    <w:p w14:paraId="2FC60DAB" w14:textId="77777777" w:rsidR="001B0119" w:rsidRDefault="00000000">
      <w:r>
        <w:rPr>
          <w:b/>
          <w:sz w:val="20"/>
          <w:lang w:val="en-CA"/>
        </w:rPr>
        <w:t>(905) 525-9140 ext. 27929</w:t>
      </w:r>
      <w:r>
        <w:rPr>
          <w:b/>
          <w:sz w:val="20"/>
          <w:lang w:val="en-CA"/>
        </w:rPr>
        <w:tab/>
      </w:r>
      <w:r>
        <w:rPr>
          <w:b/>
          <w:sz w:val="20"/>
          <w:lang w:val="en-CA"/>
        </w:rPr>
        <w:tab/>
        <w:t>(905) 525-9140</w:t>
      </w:r>
      <w:r>
        <w:rPr>
          <w:b/>
          <w:sz w:val="20"/>
          <w:lang w:val="en-CA"/>
        </w:rPr>
        <w:tab/>
      </w:r>
    </w:p>
    <w:p w14:paraId="5C0721BA" w14:textId="41CC9D1D" w:rsidR="001B0119" w:rsidRDefault="00000000">
      <w:pPr>
        <w:rPr>
          <w:b/>
          <w:bCs/>
        </w:rPr>
      </w:pPr>
      <w:r>
        <w:rPr>
          <w:b/>
          <w:bCs/>
          <w:sz w:val="20"/>
          <w:lang w:val="en-CA"/>
        </w:rPr>
        <w:t>E-mail: smiths@mcmaster.ca</w:t>
      </w:r>
      <w:r>
        <w:rPr>
          <w:b/>
          <w:bCs/>
          <w:i/>
          <w:sz w:val="20"/>
          <w:lang w:val="en-CA"/>
        </w:rPr>
        <w:tab/>
      </w:r>
      <w:r>
        <w:rPr>
          <w:b/>
          <w:bCs/>
          <w:i/>
          <w:sz w:val="20"/>
          <w:lang w:val="en-CA"/>
        </w:rPr>
        <w:tab/>
      </w:r>
      <w:r>
        <w:rPr>
          <w:b/>
          <w:bCs/>
          <w:sz w:val="20"/>
          <w:lang w:val="en-CA"/>
        </w:rPr>
        <w:t xml:space="preserve">E-mail: </w:t>
      </w:r>
      <w:r w:rsidR="00DC144C" w:rsidRPr="00DC144C">
        <w:rPr>
          <w:b/>
          <w:bCs/>
          <w:sz w:val="20"/>
          <w:lang w:val="en-CA"/>
        </w:rPr>
        <w:t>giamoum@mcmaster.ca</w:t>
      </w:r>
    </w:p>
    <w:p w14:paraId="18A5B6C9" w14:textId="77777777" w:rsidR="001B0119" w:rsidRDefault="001B0119">
      <w:pPr>
        <w:rPr>
          <w:b/>
          <w:i/>
          <w:sz w:val="20"/>
          <w:lang w:val="en-CA"/>
        </w:rPr>
      </w:pPr>
    </w:p>
    <w:p w14:paraId="28620B2C" w14:textId="567A9F04" w:rsidR="001B0119" w:rsidRDefault="00000000">
      <w:r>
        <w:rPr>
          <w:b/>
          <w:sz w:val="20"/>
          <w:lang w:val="en-CA"/>
        </w:rPr>
        <w:t>Co-Investigator</w:t>
      </w:r>
      <w:r>
        <w:rPr>
          <w:sz w:val="20"/>
          <w:lang w:val="en-CA"/>
        </w:rPr>
        <w:t xml:space="preserve"> </w:t>
      </w:r>
      <w:r>
        <w:rPr>
          <w:sz w:val="20"/>
          <w:lang w:val="en-CA"/>
        </w:rPr>
        <w:tab/>
      </w:r>
      <w:r>
        <w:rPr>
          <w:sz w:val="20"/>
          <w:lang w:val="en-CA"/>
        </w:rPr>
        <w:tab/>
      </w:r>
      <w:r>
        <w:rPr>
          <w:sz w:val="20"/>
          <w:lang w:val="en-CA"/>
        </w:rPr>
        <w:tab/>
      </w:r>
      <w:proofErr w:type="spellStart"/>
      <w:r w:rsidR="00DC144C">
        <w:rPr>
          <w:b/>
          <w:sz w:val="20"/>
          <w:lang w:val="en-CA"/>
        </w:rPr>
        <w:t>Co-</w:t>
      </w:r>
      <w:r>
        <w:rPr>
          <w:b/>
          <w:sz w:val="20"/>
          <w:lang w:val="en-CA"/>
        </w:rPr>
        <w:t>Investigator</w:t>
      </w:r>
      <w:proofErr w:type="spellEnd"/>
    </w:p>
    <w:p w14:paraId="54535BC5" w14:textId="0311EFE4" w:rsidR="001B0119" w:rsidRDefault="00000000">
      <w:r>
        <w:rPr>
          <w:sz w:val="20"/>
          <w:lang w:val="en-CA"/>
        </w:rPr>
        <w:t xml:space="preserve">Dr. Jacques Carette </w:t>
      </w:r>
      <w:r>
        <w:rPr>
          <w:sz w:val="20"/>
          <w:lang w:val="en-CA"/>
        </w:rPr>
        <w:tab/>
      </w:r>
      <w:r>
        <w:rPr>
          <w:sz w:val="20"/>
          <w:lang w:val="en-CA"/>
        </w:rPr>
        <w:tab/>
      </w:r>
      <w:r>
        <w:rPr>
          <w:sz w:val="20"/>
          <w:lang w:val="en-CA"/>
        </w:rPr>
        <w:tab/>
      </w:r>
      <w:r w:rsidR="00DC144C">
        <w:rPr>
          <w:sz w:val="20"/>
          <w:lang w:val="en-CA"/>
        </w:rPr>
        <w:t xml:space="preserve">Dr. </w:t>
      </w:r>
      <w:proofErr w:type="spellStart"/>
      <w:r w:rsidR="00DC144C">
        <w:rPr>
          <w:sz w:val="20"/>
          <w:lang w:val="en-CA"/>
        </w:rPr>
        <w:t>Lingyang</w:t>
      </w:r>
      <w:proofErr w:type="spellEnd"/>
      <w:r w:rsidR="00DC144C">
        <w:rPr>
          <w:sz w:val="20"/>
          <w:lang w:val="en-CA"/>
        </w:rPr>
        <w:t xml:space="preserve"> Chu</w:t>
      </w:r>
    </w:p>
    <w:p w14:paraId="2113AB41" w14:textId="45F19D85" w:rsidR="00DC144C" w:rsidRDefault="00DC144C" w:rsidP="00DC144C">
      <w:pPr>
        <w:rPr>
          <w:sz w:val="20"/>
          <w:lang w:val="en-CA"/>
        </w:rPr>
      </w:pPr>
      <w:r>
        <w:rPr>
          <w:sz w:val="20"/>
          <w:lang w:val="en-CA"/>
        </w:rPr>
        <w:t>Computing and Software Department</w:t>
      </w:r>
      <w:r>
        <w:rPr>
          <w:sz w:val="20"/>
          <w:lang w:val="en-CA"/>
        </w:rPr>
        <w:tab/>
        <w:t>Computing and Software Department</w:t>
      </w:r>
    </w:p>
    <w:p w14:paraId="1CF464AB" w14:textId="3F0F0C0D" w:rsidR="001B0119" w:rsidRDefault="00DC144C">
      <w:r>
        <w:rPr>
          <w:sz w:val="20"/>
          <w:lang w:val="en-CA"/>
        </w:rPr>
        <w:t>Faculty of Engineering</w:t>
      </w:r>
      <w:r>
        <w:rPr>
          <w:sz w:val="20"/>
          <w:lang w:val="en-CA"/>
        </w:rPr>
        <w:tab/>
      </w:r>
      <w:r>
        <w:rPr>
          <w:sz w:val="20"/>
          <w:lang w:val="en-CA"/>
        </w:rPr>
        <w:tab/>
      </w:r>
      <w:r>
        <w:rPr>
          <w:sz w:val="20"/>
          <w:lang w:val="en-CA"/>
        </w:rPr>
        <w:tab/>
        <w:t>Faculty of Engineering</w:t>
      </w:r>
    </w:p>
    <w:p w14:paraId="66C6AE43" w14:textId="77777777" w:rsidR="001B0119" w:rsidRDefault="00000000">
      <w:r>
        <w:rPr>
          <w:sz w:val="20"/>
          <w:lang w:val="en-CA"/>
        </w:rPr>
        <w:t>McMaster University</w:t>
      </w:r>
      <w:r>
        <w:rPr>
          <w:sz w:val="20"/>
          <w:lang w:val="en-CA"/>
        </w:rPr>
        <w:tab/>
      </w:r>
      <w:r>
        <w:rPr>
          <w:sz w:val="20"/>
          <w:lang w:val="en-CA"/>
        </w:rPr>
        <w:tab/>
      </w:r>
      <w:r>
        <w:rPr>
          <w:sz w:val="20"/>
          <w:lang w:val="en-CA"/>
        </w:rPr>
        <w:tab/>
        <w:t>McMaster University</w:t>
      </w:r>
    </w:p>
    <w:p w14:paraId="6F183EBE" w14:textId="77777777" w:rsidR="001B0119" w:rsidRDefault="00000000">
      <w:r>
        <w:rPr>
          <w:sz w:val="20"/>
          <w:lang w:val="it-IT"/>
        </w:rPr>
        <w:t>Hamilton, Ontario, Canada</w:t>
      </w:r>
      <w:r>
        <w:rPr>
          <w:sz w:val="20"/>
          <w:lang w:val="it-IT"/>
        </w:rPr>
        <w:tab/>
      </w:r>
      <w:r>
        <w:rPr>
          <w:sz w:val="20"/>
          <w:lang w:val="it-IT"/>
        </w:rPr>
        <w:tab/>
        <w:t>Hamilton, Ontario, Canada</w:t>
      </w:r>
    </w:p>
    <w:p w14:paraId="102BE946" w14:textId="77777777" w:rsidR="001B0119" w:rsidRDefault="00000000">
      <w:r>
        <w:rPr>
          <w:b/>
          <w:sz w:val="20"/>
          <w:lang w:val="en-CA"/>
        </w:rPr>
        <w:t>(905) 525-9140 ext. 26869</w:t>
      </w:r>
      <w:r>
        <w:rPr>
          <w:b/>
          <w:sz w:val="20"/>
          <w:lang w:val="en-CA"/>
        </w:rPr>
        <w:tab/>
      </w:r>
      <w:r>
        <w:rPr>
          <w:b/>
          <w:sz w:val="20"/>
          <w:lang w:val="en-CA"/>
        </w:rPr>
        <w:tab/>
        <w:t>(</w:t>
      </w:r>
      <w:bookmarkStart w:id="0" w:name="__DdeLink__874_983232114"/>
      <w:r>
        <w:rPr>
          <w:b/>
          <w:sz w:val="20"/>
          <w:lang w:val="en-CA"/>
        </w:rPr>
        <w:t>905) 525-9140</w:t>
      </w:r>
      <w:r>
        <w:rPr>
          <w:b/>
          <w:sz w:val="20"/>
          <w:lang w:val="en-CA"/>
        </w:rPr>
        <w:tab/>
      </w:r>
      <w:bookmarkEnd w:id="0"/>
    </w:p>
    <w:p w14:paraId="7FA0EBA2" w14:textId="00E6BAD5" w:rsidR="001B0119" w:rsidRDefault="00000000">
      <w:r>
        <w:rPr>
          <w:b/>
          <w:sz w:val="20"/>
          <w:lang w:val="en-CA"/>
        </w:rPr>
        <w:t>E-mail: carette@mcmaster.ca</w:t>
      </w:r>
      <w:r>
        <w:rPr>
          <w:b/>
          <w:i/>
          <w:sz w:val="20"/>
          <w:lang w:val="en-CA"/>
        </w:rPr>
        <w:tab/>
      </w:r>
      <w:r>
        <w:rPr>
          <w:b/>
          <w:i/>
          <w:sz w:val="20"/>
          <w:lang w:val="en-CA"/>
        </w:rPr>
        <w:tab/>
      </w:r>
      <w:r>
        <w:rPr>
          <w:b/>
          <w:sz w:val="20"/>
          <w:lang w:val="en-CA"/>
        </w:rPr>
        <w:t xml:space="preserve">E-mail: </w:t>
      </w:r>
      <w:r w:rsidR="00DC144C" w:rsidRPr="00DC144C">
        <w:rPr>
          <w:b/>
          <w:sz w:val="20"/>
          <w:lang w:val="en-CA"/>
        </w:rPr>
        <w:t>chul9@mcmaster.ca</w:t>
      </w:r>
      <w:r>
        <w:rPr>
          <w:b/>
          <w:sz w:val="20"/>
          <w:lang w:val="en-CA"/>
        </w:rPr>
        <w:t xml:space="preserve"> </w:t>
      </w:r>
    </w:p>
    <w:p w14:paraId="5B7C9172" w14:textId="77777777" w:rsidR="001B0119" w:rsidRDefault="001B0119">
      <w:pPr>
        <w:rPr>
          <w:b/>
          <w:sz w:val="20"/>
          <w:lang w:val="en-CA"/>
        </w:rPr>
      </w:pPr>
    </w:p>
    <w:p w14:paraId="54E4BC52" w14:textId="6FF43BB0" w:rsidR="001B0119" w:rsidRDefault="00000000">
      <w:r>
        <w:rPr>
          <w:b/>
          <w:sz w:val="20"/>
          <w:lang w:val="en-CA"/>
        </w:rPr>
        <w:t>Student Investigator</w:t>
      </w:r>
      <w:r>
        <w:rPr>
          <w:sz w:val="20"/>
          <w:lang w:val="en-CA"/>
        </w:rPr>
        <w:t xml:space="preserve"> </w:t>
      </w:r>
      <w:r>
        <w:rPr>
          <w:sz w:val="20"/>
          <w:lang w:val="en-CA"/>
        </w:rPr>
        <w:tab/>
      </w:r>
      <w:r w:rsidR="004F71BB">
        <w:rPr>
          <w:sz w:val="20"/>
          <w:lang w:val="en-CA"/>
        </w:rPr>
        <w:tab/>
      </w:r>
      <w:r w:rsidR="004F71BB">
        <w:rPr>
          <w:sz w:val="20"/>
          <w:lang w:val="en-CA"/>
        </w:rPr>
        <w:tab/>
      </w:r>
      <w:r w:rsidR="004F71BB" w:rsidRPr="00A91041">
        <w:rPr>
          <w:b/>
          <w:bCs/>
          <w:sz w:val="20"/>
          <w:lang w:val="en-CA"/>
          <w:rPrChange w:id="1" w:author="Spencer Smith" w:date="2026-07-29T19:09:00Z" w16du:dateUtc="2026-07-29T23:09:00Z">
            <w:rPr>
              <w:sz w:val="20"/>
              <w:lang w:val="en-CA"/>
            </w:rPr>
          </w:rPrChange>
        </w:rPr>
        <w:t>Student Investigator</w:t>
      </w:r>
      <w:r>
        <w:rPr>
          <w:sz w:val="20"/>
          <w:lang w:val="en-CA"/>
        </w:rPr>
        <w:tab/>
      </w:r>
      <w:r>
        <w:rPr>
          <w:sz w:val="20"/>
          <w:lang w:val="en-CA"/>
        </w:rPr>
        <w:tab/>
      </w:r>
    </w:p>
    <w:p w14:paraId="663FD329" w14:textId="50BE0FB5" w:rsidR="00DC144C" w:rsidRDefault="00DC144C">
      <w:pPr>
        <w:rPr>
          <w:sz w:val="20"/>
          <w:lang w:val="en-CA"/>
        </w:rPr>
      </w:pPr>
      <w:r>
        <w:rPr>
          <w:sz w:val="20"/>
          <w:lang w:val="en-CA"/>
        </w:rPr>
        <w:t>Ziyang Fang</w:t>
      </w:r>
      <w:r w:rsidR="004F71BB">
        <w:rPr>
          <w:sz w:val="20"/>
          <w:lang w:val="en-CA"/>
        </w:rPr>
        <w:tab/>
      </w:r>
      <w:r w:rsidR="004F71BB">
        <w:rPr>
          <w:sz w:val="20"/>
          <w:lang w:val="en-CA"/>
        </w:rPr>
        <w:tab/>
      </w:r>
      <w:r w:rsidR="004F71BB">
        <w:rPr>
          <w:sz w:val="20"/>
          <w:lang w:val="en-CA"/>
        </w:rPr>
        <w:tab/>
      </w:r>
      <w:r w:rsidR="004F71BB">
        <w:rPr>
          <w:sz w:val="20"/>
          <w:lang w:val="en-CA"/>
        </w:rPr>
        <w:tab/>
        <w:t>Christopher Schankula</w:t>
      </w:r>
    </w:p>
    <w:p w14:paraId="661983EF" w14:textId="0AC95256" w:rsidR="001B0119" w:rsidRDefault="00DC144C">
      <w:r>
        <w:rPr>
          <w:sz w:val="20"/>
          <w:lang w:val="en-CA"/>
        </w:rPr>
        <w:t>Computing and Software Department</w:t>
      </w:r>
      <w:r w:rsidR="004F71BB">
        <w:rPr>
          <w:sz w:val="20"/>
          <w:lang w:val="en-CA"/>
        </w:rPr>
        <w:tab/>
        <w:t>Computing and Software Department</w:t>
      </w:r>
    </w:p>
    <w:p w14:paraId="7BE7421C" w14:textId="3C5AAB1D" w:rsidR="001B0119" w:rsidRDefault="00000000">
      <w:r>
        <w:rPr>
          <w:sz w:val="20"/>
          <w:lang w:val="en-CA"/>
        </w:rPr>
        <w:t>Department of</w:t>
      </w:r>
      <w:r>
        <w:rPr>
          <w:b/>
          <w:sz w:val="20"/>
          <w:lang w:val="en-CA"/>
        </w:rPr>
        <w:t xml:space="preserve"> </w:t>
      </w:r>
      <w:r>
        <w:rPr>
          <w:sz w:val="20"/>
          <w:lang w:val="en-CA"/>
        </w:rPr>
        <w:t>Engineering</w:t>
      </w:r>
      <w:r>
        <w:rPr>
          <w:sz w:val="20"/>
          <w:lang w:val="en-CA"/>
        </w:rPr>
        <w:tab/>
      </w:r>
      <w:r>
        <w:rPr>
          <w:sz w:val="20"/>
          <w:lang w:val="en-CA"/>
        </w:rPr>
        <w:tab/>
      </w:r>
      <w:r w:rsidR="004F71BB">
        <w:rPr>
          <w:sz w:val="20"/>
          <w:lang w:val="en-CA"/>
        </w:rPr>
        <w:t>Department of Engineering</w:t>
      </w:r>
    </w:p>
    <w:p w14:paraId="71E027A7" w14:textId="6200D7E3" w:rsidR="001B0119" w:rsidRDefault="00000000">
      <w:r>
        <w:rPr>
          <w:sz w:val="20"/>
          <w:lang w:val="en-CA"/>
        </w:rPr>
        <w:t>McMaster University</w:t>
      </w:r>
      <w:r>
        <w:rPr>
          <w:sz w:val="20"/>
          <w:lang w:val="en-CA"/>
        </w:rPr>
        <w:tab/>
      </w:r>
      <w:r>
        <w:rPr>
          <w:sz w:val="20"/>
          <w:lang w:val="en-CA"/>
        </w:rPr>
        <w:tab/>
      </w:r>
      <w:r>
        <w:rPr>
          <w:sz w:val="20"/>
          <w:lang w:val="en-CA"/>
        </w:rPr>
        <w:tab/>
      </w:r>
      <w:r w:rsidR="004F71BB">
        <w:rPr>
          <w:sz w:val="20"/>
          <w:lang w:val="en-CA"/>
        </w:rPr>
        <w:t>McMaster University</w:t>
      </w:r>
    </w:p>
    <w:p w14:paraId="3F5E18B2" w14:textId="45309E5D" w:rsidR="001B0119" w:rsidRDefault="00000000">
      <w:r>
        <w:rPr>
          <w:sz w:val="20"/>
          <w:lang w:val="it-IT"/>
        </w:rPr>
        <w:t>Hamilton, Ontario, Canada</w:t>
      </w:r>
      <w:r>
        <w:rPr>
          <w:sz w:val="20"/>
          <w:lang w:val="it-IT"/>
        </w:rPr>
        <w:tab/>
      </w:r>
      <w:r>
        <w:rPr>
          <w:sz w:val="20"/>
          <w:lang w:val="it-IT"/>
        </w:rPr>
        <w:tab/>
      </w:r>
      <w:r w:rsidR="004F71BB">
        <w:rPr>
          <w:sz w:val="20"/>
          <w:lang w:val="it-IT"/>
        </w:rPr>
        <w:t>Hamilton, Ontario, Canada</w:t>
      </w:r>
    </w:p>
    <w:p w14:paraId="17E63537" w14:textId="0CFA479A" w:rsidR="001B0119" w:rsidRDefault="00DC144C">
      <w:r>
        <w:rPr>
          <w:b/>
          <w:sz w:val="20"/>
          <w:lang w:val="en-CA"/>
        </w:rPr>
        <w:t>(905) 525-9140</w:t>
      </w:r>
      <w:r>
        <w:rPr>
          <w:b/>
          <w:sz w:val="20"/>
          <w:lang w:val="en-CA"/>
        </w:rPr>
        <w:tab/>
      </w:r>
      <w:r>
        <w:rPr>
          <w:b/>
          <w:sz w:val="20"/>
          <w:lang w:val="en-CA"/>
        </w:rPr>
        <w:tab/>
      </w:r>
      <w:r>
        <w:rPr>
          <w:b/>
          <w:sz w:val="20"/>
          <w:lang w:val="en-CA"/>
        </w:rPr>
        <w:tab/>
      </w:r>
      <w:bookmarkStart w:id="2" w:name="__DdeLink__874_9832321141"/>
      <w:r>
        <w:rPr>
          <w:b/>
          <w:sz w:val="20"/>
          <w:lang w:val="en-CA"/>
        </w:rPr>
        <w:tab/>
      </w:r>
      <w:bookmarkEnd w:id="2"/>
      <w:r w:rsidR="004F71BB">
        <w:rPr>
          <w:b/>
          <w:sz w:val="20"/>
          <w:lang w:val="en-CA"/>
        </w:rPr>
        <w:t>(905) 525-9140</w:t>
      </w:r>
    </w:p>
    <w:p w14:paraId="75943C92" w14:textId="1D9E265A" w:rsidR="001B0119" w:rsidRDefault="00000000">
      <w:r>
        <w:rPr>
          <w:b/>
          <w:sz w:val="20"/>
          <w:lang w:val="en-CA"/>
        </w:rPr>
        <w:t xml:space="preserve">E-mail: </w:t>
      </w:r>
      <w:hyperlink r:id="rId10" w:history="1">
        <w:r w:rsidR="004F71BB" w:rsidRPr="00F772DE">
          <w:rPr>
            <w:rStyle w:val="Hyperlink"/>
            <w:b/>
            <w:sz w:val="20"/>
            <w:lang w:val="en-CA"/>
          </w:rPr>
          <w:t>fangz58@mcmaster.ca</w:t>
        </w:r>
      </w:hyperlink>
      <w:r>
        <w:rPr>
          <w:b/>
          <w:sz w:val="20"/>
          <w:lang w:val="en-CA"/>
        </w:rPr>
        <w:t xml:space="preserve"> </w:t>
      </w:r>
      <w:r w:rsidR="004F71BB">
        <w:rPr>
          <w:b/>
          <w:sz w:val="20"/>
          <w:lang w:val="en-CA"/>
        </w:rPr>
        <w:tab/>
        <w:t xml:space="preserve">E-mail: </w:t>
      </w:r>
      <w:r w:rsidR="004F71BB" w:rsidRPr="004F71BB">
        <w:rPr>
          <w:b/>
          <w:sz w:val="20"/>
          <w:lang w:val="en-CA"/>
        </w:rPr>
        <w:t>schankuc@mcmaster.ca</w:t>
      </w:r>
    </w:p>
    <w:p w14:paraId="52E492B7" w14:textId="77777777" w:rsidR="001B0119" w:rsidRDefault="00000000">
      <w:r>
        <w:rPr>
          <w:b/>
          <w:sz w:val="20"/>
          <w:lang w:val="en-CA"/>
        </w:rPr>
        <w:tab/>
      </w:r>
      <w:r>
        <w:rPr>
          <w:b/>
          <w:sz w:val="20"/>
          <w:lang w:val="en-CA"/>
        </w:rPr>
        <w:tab/>
      </w:r>
      <w:r>
        <w:rPr>
          <w:b/>
          <w:sz w:val="20"/>
          <w:lang w:val="en-CA"/>
        </w:rPr>
        <w:tab/>
      </w:r>
      <w:r>
        <w:rPr>
          <w:b/>
          <w:sz w:val="20"/>
          <w:lang w:val="en-CA"/>
        </w:rPr>
        <w:tab/>
      </w:r>
      <w:r>
        <w:rPr>
          <w:b/>
          <w:sz w:val="20"/>
          <w:lang w:val="en-CA"/>
        </w:rPr>
        <w:tab/>
      </w:r>
      <w:r>
        <w:rPr>
          <w:b/>
          <w:sz w:val="20"/>
          <w:lang w:val="en-CA"/>
        </w:rPr>
        <w:tab/>
      </w:r>
    </w:p>
    <w:p w14:paraId="25DD630E" w14:textId="77777777" w:rsidR="001B0119" w:rsidRDefault="001B0119">
      <w:pPr>
        <w:sectPr w:rsidR="001B0119">
          <w:type w:val="continuous"/>
          <w:pgSz w:w="12240" w:h="15840"/>
          <w:pgMar w:top="1080" w:right="1800" w:bottom="1440" w:left="1800" w:header="0" w:footer="720" w:gutter="0"/>
          <w:cols w:space="720"/>
          <w:formProt w:val="0"/>
          <w:docGrid w:linePitch="360"/>
        </w:sectPr>
      </w:pPr>
    </w:p>
    <w:p w14:paraId="392DCB21" w14:textId="77777777" w:rsidR="001B0119" w:rsidRDefault="001B0119">
      <w:pPr>
        <w:rPr>
          <w:sz w:val="20"/>
          <w:lang w:val="en-CA"/>
        </w:rPr>
      </w:pPr>
    </w:p>
    <w:p w14:paraId="2CD68FED" w14:textId="77777777" w:rsidR="001B0119" w:rsidRDefault="00000000">
      <w:r>
        <w:rPr>
          <w:b/>
          <w:sz w:val="20"/>
          <w:lang w:val="en-CA"/>
        </w:rPr>
        <w:t>Purpose of the Study:</w:t>
      </w:r>
      <w:r>
        <w:rPr>
          <w:i/>
          <w:sz w:val="20"/>
          <w:lang w:val="en-CA"/>
        </w:rPr>
        <w:t xml:space="preserve"> </w:t>
      </w:r>
      <w:r>
        <w:rPr>
          <w:sz w:val="20"/>
          <w:lang w:val="en-CA"/>
        </w:rPr>
        <w:t>The purpose of this study is to conduct a current state of practice analysis of software in select research software domains for the purpose of understanding quality and assisting in the future development of such software.</w:t>
      </w:r>
    </w:p>
    <w:p w14:paraId="3E5C2FE5" w14:textId="77777777" w:rsidR="001B0119" w:rsidRDefault="001B0119">
      <w:pPr>
        <w:rPr>
          <w:sz w:val="20"/>
          <w:lang w:val="en-CA"/>
        </w:rPr>
      </w:pPr>
    </w:p>
    <w:p w14:paraId="71A631E4" w14:textId="00753FC5" w:rsidR="001B0119" w:rsidRDefault="00000000" w:rsidP="00DC144C">
      <w:r>
        <w:rPr>
          <w:b/>
          <w:sz w:val="20"/>
          <w:lang w:val="en-CA"/>
        </w:rPr>
        <w:t xml:space="preserve">Procedures involved in the Research: </w:t>
      </w:r>
      <w:r>
        <w:rPr>
          <w:sz w:val="20"/>
          <w:lang w:val="en-CA"/>
        </w:rPr>
        <w:t xml:space="preserve">Participation in this study will involve </w:t>
      </w:r>
      <w:r w:rsidR="00272FFC">
        <w:rPr>
          <w:sz w:val="20"/>
          <w:lang w:val="en-CA"/>
        </w:rPr>
        <w:t xml:space="preserve">either an online survey or </w:t>
      </w:r>
      <w:r>
        <w:rPr>
          <w:sz w:val="20"/>
          <w:lang w:val="en-CA"/>
        </w:rPr>
        <w:t xml:space="preserve">a one-to-one semi-structured interview between a member of our research group and a lead developer of your software. </w:t>
      </w:r>
      <w:r w:rsidR="00DC144C">
        <w:rPr>
          <w:sz w:val="20"/>
          <w:lang w:val="en-CA"/>
        </w:rPr>
        <w:t xml:space="preserve">The interview will be conducted, and audio-recorded, via Microsoft Teams and the questions will be based on a script.  </w:t>
      </w:r>
      <w:r>
        <w:rPr>
          <w:sz w:val="20"/>
          <w:lang w:val="en-CA"/>
        </w:rPr>
        <w:t xml:space="preserve">The video-conference interview would include roughly 20 questions that focus on the software development process and the development group. The interview should not take longer than </w:t>
      </w:r>
      <w:r w:rsidR="00DC144C">
        <w:rPr>
          <w:sz w:val="20"/>
          <w:lang w:val="en-CA"/>
        </w:rPr>
        <w:t>6</w:t>
      </w:r>
      <w:r>
        <w:rPr>
          <w:sz w:val="20"/>
          <w:lang w:val="en-CA"/>
        </w:rPr>
        <w:t xml:space="preserve">0 minutes. </w:t>
      </w:r>
      <w:r w:rsidR="00272FFC">
        <w:rPr>
          <w:sz w:val="20"/>
          <w:lang w:val="en-CA"/>
        </w:rPr>
        <w:t>The survey option normally takes about 30 minutes</w:t>
      </w:r>
      <w:ins w:id="3" w:author="Spencer Smith" w:date="2026-07-29T19:22:00Z" w16du:dateUtc="2026-07-29T23:22:00Z">
        <w:r w:rsidR="00B12724">
          <w:rPr>
            <w:sz w:val="20"/>
            <w:lang w:val="en-CA"/>
          </w:rPr>
          <w:t xml:space="preserve"> and is conducted using Microsoft Forms</w:t>
        </w:r>
      </w:ins>
      <w:r w:rsidR="00272FFC">
        <w:rPr>
          <w:sz w:val="20"/>
          <w:lang w:val="en-CA"/>
        </w:rPr>
        <w:t>.</w:t>
      </w:r>
    </w:p>
    <w:p w14:paraId="0FD4DF88" w14:textId="77777777" w:rsidR="001B0119" w:rsidRDefault="001B0119">
      <w:pPr>
        <w:jc w:val="center"/>
        <w:rPr>
          <w:sz w:val="20"/>
          <w:lang w:val="en-CA"/>
        </w:rPr>
      </w:pPr>
    </w:p>
    <w:p w14:paraId="749026DD" w14:textId="6F91B520" w:rsidR="001B0119" w:rsidRDefault="00000000">
      <w:r>
        <w:rPr>
          <w:b/>
          <w:sz w:val="20"/>
          <w:lang w:val="en-CA"/>
        </w:rPr>
        <w:t xml:space="preserve">Potential Harms, Risks or Discomforts: </w:t>
      </w:r>
      <w:r>
        <w:rPr>
          <w:sz w:val="20"/>
          <w:lang w:val="en-CA"/>
        </w:rPr>
        <w:t xml:space="preserve">The risks involved in participating in this study are minimal. You may feel uncomfortable or anxious if you perceive that your project is being </w:t>
      </w:r>
      <w:r w:rsidR="000E74DF">
        <w:rPr>
          <w:sz w:val="20"/>
          <w:lang w:val="en-CA"/>
        </w:rPr>
        <w:t>scrutinized</w:t>
      </w:r>
      <w:r>
        <w:rPr>
          <w:sz w:val="20"/>
          <w:lang w:val="en-CA"/>
        </w:rPr>
        <w:t>. Our questions will focus on your development team and the development process. The questions will not suggest that a specific course of action is better than another. The questions will focus on identifying what was done and not why it was done.</w:t>
      </w:r>
    </w:p>
    <w:p w14:paraId="592FF0E8" w14:textId="77777777" w:rsidR="001B0119" w:rsidRDefault="001B0119">
      <w:pPr>
        <w:rPr>
          <w:sz w:val="20"/>
          <w:lang w:val="en-CA"/>
        </w:rPr>
      </w:pPr>
    </w:p>
    <w:p w14:paraId="1F39E174" w14:textId="77777777" w:rsidR="001B0119" w:rsidRDefault="00000000">
      <w:pPr>
        <w:rPr>
          <w:sz w:val="20"/>
          <w:lang w:val="en-CA"/>
        </w:rPr>
      </w:pPr>
      <w:r>
        <w:rPr>
          <w:sz w:val="20"/>
          <w:lang w:val="en-CA"/>
        </w:rPr>
        <w:t>You do not need to answer questions that you do not want to answer or that make you feel uncomfortable. I describe below the steps I am taking to protect your privacy.</w:t>
      </w:r>
    </w:p>
    <w:p w14:paraId="0A8AEB92" w14:textId="77777777" w:rsidR="001B0119" w:rsidRDefault="001B0119">
      <w:pPr>
        <w:rPr>
          <w:sz w:val="20"/>
          <w:lang w:val="en-CA"/>
        </w:rPr>
      </w:pPr>
    </w:p>
    <w:p w14:paraId="0E7BFE02" w14:textId="638A24AC" w:rsidR="001B0119" w:rsidRDefault="00000000">
      <w:pPr>
        <w:rPr>
          <w:sz w:val="20"/>
          <w:lang w:val="en-CA"/>
        </w:rPr>
      </w:pPr>
      <w:r>
        <w:rPr>
          <w:sz w:val="20"/>
          <w:lang w:val="en-CA"/>
        </w:rPr>
        <w:t xml:space="preserve">There is also a minimal risk of privacy breach </w:t>
      </w:r>
      <w:proofErr w:type="gramStart"/>
      <w:r>
        <w:rPr>
          <w:sz w:val="20"/>
          <w:lang w:val="en-CA"/>
        </w:rPr>
        <w:t>in the event that</w:t>
      </w:r>
      <w:proofErr w:type="gramEnd"/>
      <w:r>
        <w:rPr>
          <w:sz w:val="20"/>
          <w:lang w:val="en-CA"/>
        </w:rPr>
        <w:t xml:space="preserve"> someone deduces your identity from the interview </w:t>
      </w:r>
      <w:ins w:id="4" w:author="Spencer Smith" w:date="2026-07-29T19:03:00Z" w16du:dateUtc="2026-07-29T23:03:00Z">
        <w:r w:rsidR="00A91041">
          <w:rPr>
            <w:sz w:val="20"/>
            <w:lang w:val="en-CA"/>
          </w:rPr>
          <w:t xml:space="preserve">or survey </w:t>
        </w:r>
      </w:ins>
      <w:r>
        <w:rPr>
          <w:sz w:val="20"/>
          <w:lang w:val="en-CA"/>
        </w:rPr>
        <w:t xml:space="preserve">responses, as well as data breach by virtue of the interview </w:t>
      </w:r>
      <w:ins w:id="5" w:author="Spencer Smith" w:date="2026-07-29T19:03:00Z" w16du:dateUtc="2026-07-29T23:03:00Z">
        <w:r w:rsidR="00A91041">
          <w:rPr>
            <w:sz w:val="20"/>
            <w:lang w:val="en-CA"/>
          </w:rPr>
          <w:t xml:space="preserve">and survey </w:t>
        </w:r>
      </w:ins>
      <w:r>
        <w:rPr>
          <w:sz w:val="20"/>
          <w:lang w:val="en-CA"/>
        </w:rPr>
        <w:t>being conducted online and the answers being stored on an online repository. The privacy breach risk will be minimized by keeping your name confidential. Your name will never be shared outside of the research team. The data breach risk will be minimized by storing interviewee names and answers separately, and by gathering and storing all data on private password protected McMaster University systems.</w:t>
      </w:r>
      <w:ins w:id="6" w:author="Spencer Smith" w:date="2026-07-29T19:23:00Z" w16du:dateUtc="2026-07-29T23:23:00Z">
        <w:r w:rsidR="00B12724">
          <w:rPr>
            <w:sz w:val="20"/>
            <w:lang w:val="en-CA"/>
          </w:rPr>
          <w:t xml:space="preserve"> The names of survey participants will not be stored.</w:t>
        </w:r>
      </w:ins>
    </w:p>
    <w:p w14:paraId="45CC4E85" w14:textId="77777777" w:rsidR="001B0119" w:rsidRDefault="001B0119">
      <w:pPr>
        <w:rPr>
          <w:sz w:val="20"/>
          <w:lang w:val="en-CA"/>
        </w:rPr>
      </w:pPr>
    </w:p>
    <w:p w14:paraId="49ED1C35" w14:textId="5BFCAC54" w:rsidR="001B0119" w:rsidRDefault="00000000">
      <w:pPr>
        <w:rPr>
          <w:shd w:val="clear" w:color="auto" w:fill="CCCCCC"/>
        </w:rPr>
      </w:pPr>
      <w:r>
        <w:rPr>
          <w:sz w:val="20"/>
          <w:shd w:val="clear" w:color="auto" w:fill="CCCCCC"/>
          <w:lang w:val="en-CA"/>
        </w:rPr>
        <w:t xml:space="preserve">We acknowledge that maintaining the privacy of interviewed sole developers, or members from a small developer team, may not be possible since </w:t>
      </w:r>
      <w:r>
        <w:rPr>
          <w:color w:val="000000"/>
          <w:sz w:val="20"/>
          <w:shd w:val="clear" w:color="auto" w:fill="CCCCCC"/>
          <w:lang w:val="en-CA"/>
        </w:rPr>
        <w:t>such</w:t>
      </w:r>
      <w:r>
        <w:rPr>
          <w:sz w:val="20"/>
          <w:shd w:val="clear" w:color="auto" w:fill="CCCCCC"/>
          <w:lang w:val="en-CA"/>
        </w:rPr>
        <w:t xml:space="preserve"> identities can be inferred</w:t>
      </w:r>
      <w:ins w:id="7" w:author="Spencer Smith" w:date="2026-07-29T19:04:00Z" w16du:dateUtc="2026-07-29T23:04:00Z">
        <w:r w:rsidR="00A91041">
          <w:rPr>
            <w:sz w:val="20"/>
            <w:shd w:val="clear" w:color="auto" w:fill="CCCCCC"/>
            <w:lang w:val="en-CA"/>
          </w:rPr>
          <w:t>, even for survey participants</w:t>
        </w:r>
      </w:ins>
      <w:r>
        <w:rPr>
          <w:sz w:val="20"/>
          <w:shd w:val="clear" w:color="auto" w:fill="CCCCCC"/>
          <w:lang w:val="en-CA"/>
        </w:rPr>
        <w:t xml:space="preserve">. The interviewee </w:t>
      </w:r>
      <w:ins w:id="8" w:author="Spencer Smith" w:date="2026-07-29T19:04:00Z" w16du:dateUtc="2026-07-29T23:04:00Z">
        <w:r w:rsidR="00A91041">
          <w:rPr>
            <w:sz w:val="20"/>
            <w:shd w:val="clear" w:color="auto" w:fill="CCCCCC"/>
            <w:lang w:val="en-CA"/>
          </w:rPr>
          <w:t xml:space="preserve">and survey participants </w:t>
        </w:r>
      </w:ins>
      <w:r>
        <w:rPr>
          <w:sz w:val="20"/>
          <w:shd w:val="clear" w:color="auto" w:fill="CCCCCC"/>
          <w:lang w:val="en-CA"/>
        </w:rPr>
        <w:t xml:space="preserve">will have to accept this risk if they choose to be interviewed. </w:t>
      </w:r>
    </w:p>
    <w:p w14:paraId="285FF991" w14:textId="77777777" w:rsidR="001B0119" w:rsidRDefault="001B0119">
      <w:pPr>
        <w:rPr>
          <w:sz w:val="20"/>
          <w:lang w:val="en-CA"/>
        </w:rPr>
      </w:pPr>
    </w:p>
    <w:p w14:paraId="04F60120" w14:textId="77777777" w:rsidR="001B0119" w:rsidRDefault="00000000">
      <w:r>
        <w:rPr>
          <w:b/>
          <w:sz w:val="20"/>
          <w:lang w:val="en-CA"/>
        </w:rPr>
        <w:t xml:space="preserve">Potential Benefits: </w:t>
      </w:r>
      <w:r>
        <w:rPr>
          <w:sz w:val="20"/>
          <w:lang w:val="en-CA"/>
        </w:rPr>
        <w:t xml:space="preserve">The answers to these interview questions will help us analyze the current state of practice of software </w:t>
      </w:r>
      <w:proofErr w:type="gramStart"/>
      <w:r>
        <w:rPr>
          <w:sz w:val="20"/>
          <w:lang w:val="en-CA"/>
        </w:rPr>
        <w:t>development, and</w:t>
      </w:r>
      <w:proofErr w:type="gramEnd"/>
      <w:r>
        <w:rPr>
          <w:sz w:val="20"/>
          <w:lang w:val="en-CA"/>
        </w:rPr>
        <w:t xml:space="preserve"> provide insight into common or best practices for the benefit of future software development. </w:t>
      </w:r>
      <w:r>
        <w:rPr>
          <w:sz w:val="20"/>
          <w:shd w:val="clear" w:color="auto" w:fill="CCCCCC"/>
          <w:lang w:val="en-CA"/>
        </w:rPr>
        <w:t>However, participants may not benefit from participating in the study.</w:t>
      </w:r>
    </w:p>
    <w:p w14:paraId="6C95ED1B" w14:textId="77777777" w:rsidR="001B0119" w:rsidRDefault="001B0119">
      <w:pPr>
        <w:jc w:val="center"/>
        <w:rPr>
          <w:i/>
          <w:sz w:val="20"/>
          <w:lang w:val="en-CA"/>
        </w:rPr>
      </w:pPr>
    </w:p>
    <w:p w14:paraId="4EB625C2" w14:textId="294993C4" w:rsidR="001B0119" w:rsidRDefault="00000000">
      <w:r>
        <w:rPr>
          <w:b/>
          <w:sz w:val="20"/>
          <w:lang w:val="en-CA"/>
        </w:rPr>
        <w:t xml:space="preserve">Confidentiality: </w:t>
      </w:r>
      <w:r>
        <w:rPr>
          <w:sz w:val="20"/>
          <w:lang w:val="en-CA"/>
        </w:rPr>
        <w:t xml:space="preserve">You are participating in this study confidentially. Social risks surrounding identifiability are addressed in detail in the section of this document titled ‘Potential Harms, Risks or Discomforts’. I </w:t>
      </w:r>
      <w:r>
        <w:rPr>
          <w:sz w:val="20"/>
          <w:szCs w:val="20"/>
          <w:lang w:val="en-CA"/>
        </w:rPr>
        <w:t xml:space="preserve">will not publish your name. The data that will be collected will be stored separately from your identity. The data from all interviewees </w:t>
      </w:r>
      <w:ins w:id="9" w:author="Spencer Smith" w:date="2026-07-29T19:24:00Z" w16du:dateUtc="2026-07-29T23:24:00Z">
        <w:r w:rsidR="00B12724">
          <w:rPr>
            <w:sz w:val="20"/>
            <w:szCs w:val="20"/>
            <w:lang w:val="en-CA"/>
          </w:rPr>
          <w:t xml:space="preserve">and survey participants </w:t>
        </w:r>
      </w:ins>
      <w:r>
        <w:rPr>
          <w:sz w:val="20"/>
          <w:szCs w:val="20"/>
          <w:lang w:val="en-CA"/>
        </w:rPr>
        <w:t xml:space="preserve">will be analyzed prior to the release of our study. We are planning on linking interview details to the software, and not to a developer. The raw data will be deleted after a retaining period of 3 years. </w:t>
      </w:r>
    </w:p>
    <w:p w14:paraId="3CD3748B" w14:textId="77777777" w:rsidR="001B0119" w:rsidRDefault="001B0119">
      <w:pPr>
        <w:rPr>
          <w:sz w:val="20"/>
          <w:szCs w:val="20"/>
          <w:lang w:val="en-CA"/>
        </w:rPr>
      </w:pPr>
    </w:p>
    <w:p w14:paraId="172AD602" w14:textId="38EFC752" w:rsidR="001B0119" w:rsidRDefault="00000000">
      <w:r>
        <w:rPr>
          <w:sz w:val="20"/>
          <w:szCs w:val="20"/>
          <w:lang w:val="en-CA"/>
        </w:rPr>
        <w:t xml:space="preserve">This study will use the Microsoft Teams </w:t>
      </w:r>
      <w:ins w:id="10" w:author="Spencer Smith" w:date="2026-07-29T19:05:00Z" w16du:dateUtc="2026-07-29T23:05:00Z">
        <w:r w:rsidR="00A91041">
          <w:rPr>
            <w:sz w:val="20"/>
            <w:szCs w:val="20"/>
            <w:lang w:val="en-CA"/>
          </w:rPr>
          <w:t xml:space="preserve">and Microsoft Forms </w:t>
        </w:r>
      </w:ins>
      <w:r>
        <w:rPr>
          <w:sz w:val="20"/>
          <w:szCs w:val="20"/>
          <w:lang w:val="en-CA"/>
        </w:rPr>
        <w:t>platform</w:t>
      </w:r>
      <w:ins w:id="11" w:author="Spencer Smith" w:date="2026-07-29T19:05:00Z" w16du:dateUtc="2026-07-29T23:05:00Z">
        <w:r w:rsidR="00A91041">
          <w:rPr>
            <w:sz w:val="20"/>
            <w:szCs w:val="20"/>
            <w:lang w:val="en-CA"/>
          </w:rPr>
          <w:t xml:space="preserve">s </w:t>
        </w:r>
      </w:ins>
      <w:del w:id="12" w:author="Spencer Smith" w:date="2026-07-29T19:05:00Z" w16du:dateUtc="2026-07-29T23:05:00Z">
        <w:r w:rsidDel="00A91041">
          <w:rPr>
            <w:sz w:val="20"/>
            <w:szCs w:val="20"/>
            <w:lang w:val="en-CA"/>
          </w:rPr>
          <w:delText xml:space="preserve"> </w:delText>
        </w:r>
      </w:del>
      <w:r>
        <w:rPr>
          <w:sz w:val="20"/>
          <w:szCs w:val="20"/>
          <w:lang w:val="en-CA"/>
        </w:rPr>
        <w:t xml:space="preserve">to collect data, which </w:t>
      </w:r>
      <w:ins w:id="13" w:author="Spencer Smith" w:date="2026-07-29T19:05:00Z" w16du:dateUtc="2026-07-29T23:05:00Z">
        <w:r w:rsidR="00A91041">
          <w:rPr>
            <w:sz w:val="20"/>
            <w:szCs w:val="20"/>
            <w:lang w:val="en-CA"/>
          </w:rPr>
          <w:t>are</w:t>
        </w:r>
      </w:ins>
      <w:del w:id="14" w:author="Spencer Smith" w:date="2026-07-29T19:05:00Z" w16du:dateUtc="2026-07-29T23:05:00Z">
        <w:r w:rsidDel="00A91041">
          <w:rPr>
            <w:sz w:val="20"/>
            <w:szCs w:val="20"/>
            <w:lang w:val="en-CA"/>
          </w:rPr>
          <w:delText>is</w:delText>
        </w:r>
      </w:del>
      <w:r>
        <w:rPr>
          <w:sz w:val="20"/>
          <w:szCs w:val="20"/>
          <w:lang w:val="en-CA"/>
        </w:rPr>
        <w:t xml:space="preserve"> externally hosted cloud-based service. Please note that whilst this service is approved for collecting data in this study by the McMaster Research Ethics Board, there is a small risk with any platform such as this of data that is collected on external servers falling outside the control of the research team. If you are concerned about this, we would be happy to make alternative arrangements for you to participate, perhaps via telephone. Please talk to the researcher if you have any concerns.</w:t>
      </w:r>
    </w:p>
    <w:p w14:paraId="6160D893" w14:textId="77777777" w:rsidR="001B0119" w:rsidRDefault="001B0119">
      <w:pPr>
        <w:rPr>
          <w:sz w:val="20"/>
          <w:szCs w:val="20"/>
          <w:lang w:val="en-CA"/>
        </w:rPr>
      </w:pPr>
    </w:p>
    <w:p w14:paraId="1AB71C8B" w14:textId="6027B41C" w:rsidR="00A91041" w:rsidRDefault="00000000">
      <w:pPr>
        <w:rPr>
          <w:ins w:id="15" w:author="Spencer Smith" w:date="2026-07-29T19:11:00Z" w16du:dateUtc="2026-07-29T23:11:00Z"/>
          <w:sz w:val="20"/>
          <w:lang w:val="en-CA"/>
        </w:rPr>
      </w:pPr>
      <w:r>
        <w:rPr>
          <w:b/>
          <w:sz w:val="20"/>
          <w:lang w:val="en-CA"/>
        </w:rPr>
        <w:t xml:space="preserve">Participation and Withdrawal: </w:t>
      </w:r>
      <w:r>
        <w:rPr>
          <w:sz w:val="20"/>
          <w:lang w:val="en-CA"/>
        </w:rPr>
        <w:t xml:space="preserve">Your participation in this study is voluntary. </w:t>
      </w:r>
      <w:r>
        <w:rPr>
          <w:sz w:val="20"/>
          <w:shd w:val="clear" w:color="auto" w:fill="CCCCCC"/>
          <w:lang w:val="en-CA"/>
        </w:rPr>
        <w:t xml:space="preserve">If you decide to be part of the study, you can stop (withdraw), from the interview </w:t>
      </w:r>
      <w:r w:rsidR="00272FFC">
        <w:rPr>
          <w:sz w:val="20"/>
          <w:shd w:val="clear" w:color="auto" w:fill="CCCCCC"/>
          <w:lang w:val="en-CA"/>
        </w:rPr>
        <w:t xml:space="preserve">or survey </w:t>
      </w:r>
      <w:r>
        <w:rPr>
          <w:sz w:val="20"/>
          <w:shd w:val="clear" w:color="auto" w:fill="CCCCCC"/>
          <w:lang w:val="en-CA"/>
        </w:rPr>
        <w:t xml:space="preserve">for any reason, even after </w:t>
      </w:r>
      <w:r>
        <w:rPr>
          <w:color w:val="000000"/>
          <w:sz w:val="20"/>
          <w:shd w:val="clear" w:color="auto" w:fill="CCCCCC"/>
          <w:lang w:val="en-CA"/>
        </w:rPr>
        <w:t>giving</w:t>
      </w:r>
      <w:r>
        <w:rPr>
          <w:sz w:val="20"/>
          <w:shd w:val="clear" w:color="auto" w:fill="CCCCCC"/>
          <w:lang w:val="en-CA"/>
        </w:rPr>
        <w:t xml:space="preserve"> consent or part-way through the study</w:t>
      </w:r>
      <w:r>
        <w:rPr>
          <w:color w:val="000000"/>
          <w:sz w:val="20"/>
          <w:szCs w:val="20"/>
          <w:shd w:val="clear" w:color="auto" w:fill="CCCCCC"/>
          <w:lang w:val="en-CA"/>
        </w:rPr>
        <w:t xml:space="preserve"> or up until </w:t>
      </w:r>
      <w:r w:rsidR="00272FFC">
        <w:rPr>
          <w:color w:val="000000"/>
          <w:sz w:val="20"/>
          <w:szCs w:val="20"/>
          <w:shd w:val="clear" w:color="auto" w:fill="CCCCCC"/>
          <w:lang w:val="en-CA"/>
        </w:rPr>
        <w:t xml:space="preserve">August </w:t>
      </w:r>
      <w:ins w:id="16" w:author="Spencer Smith" w:date="2026-07-29T19:07:00Z" w16du:dateUtc="2026-07-29T23:07:00Z">
        <w:r w:rsidR="00A91041">
          <w:rPr>
            <w:color w:val="000000"/>
            <w:sz w:val="20"/>
            <w:szCs w:val="20"/>
            <w:shd w:val="clear" w:color="auto" w:fill="CCCCCC"/>
            <w:lang w:val="en-CA"/>
          </w:rPr>
          <w:t>30</w:t>
        </w:r>
      </w:ins>
      <w:del w:id="17" w:author="Spencer Smith" w:date="2026-07-29T19:07:00Z" w16du:dateUtc="2026-07-29T23:07:00Z">
        <w:r w:rsidR="00272FFC" w:rsidDel="00A91041">
          <w:rPr>
            <w:color w:val="000000"/>
            <w:sz w:val="20"/>
            <w:szCs w:val="20"/>
            <w:shd w:val="clear" w:color="auto" w:fill="CCCCCC"/>
            <w:lang w:val="en-CA"/>
          </w:rPr>
          <w:delText>8</w:delText>
        </w:r>
      </w:del>
      <w:r w:rsidR="00272FFC" w:rsidRPr="00CE599B">
        <w:rPr>
          <w:color w:val="000000"/>
          <w:sz w:val="20"/>
          <w:szCs w:val="20"/>
          <w:shd w:val="clear" w:color="auto" w:fill="CCCCCC"/>
          <w:vertAlign w:val="superscript"/>
          <w:lang w:val="en-CA"/>
        </w:rPr>
        <w:t>th</w:t>
      </w:r>
      <w:r w:rsidR="00272FFC">
        <w:rPr>
          <w:color w:val="000000"/>
          <w:sz w:val="20"/>
          <w:szCs w:val="20"/>
          <w:shd w:val="clear" w:color="auto" w:fill="CCCCCC"/>
          <w:lang w:val="en-CA"/>
        </w:rPr>
        <w:t xml:space="preserve">, </w:t>
      </w:r>
      <w:r>
        <w:rPr>
          <w:color w:val="000000"/>
          <w:sz w:val="20"/>
          <w:szCs w:val="20"/>
          <w:shd w:val="clear" w:color="auto" w:fill="CCCCCC"/>
          <w:lang w:val="en-CA"/>
        </w:rPr>
        <w:t>202</w:t>
      </w:r>
      <w:r w:rsidR="00DC144C">
        <w:rPr>
          <w:color w:val="000000"/>
          <w:sz w:val="20"/>
          <w:szCs w:val="20"/>
          <w:shd w:val="clear" w:color="auto" w:fill="CCCCCC"/>
          <w:lang w:val="en-CA"/>
        </w:rPr>
        <w:t xml:space="preserve">6 </w:t>
      </w:r>
      <w:r>
        <w:rPr>
          <w:sz w:val="20"/>
          <w:shd w:val="clear" w:color="auto" w:fill="CCCCCC"/>
          <w:lang w:val="en-CA"/>
        </w:rPr>
        <w:t xml:space="preserve">when we expect to be </w:t>
      </w:r>
      <w:r>
        <w:rPr>
          <w:color w:val="000000"/>
          <w:sz w:val="20"/>
          <w:shd w:val="clear" w:color="auto" w:fill="CCCCCC"/>
          <w:lang w:val="en-CA"/>
        </w:rPr>
        <w:t>analyzing</w:t>
      </w:r>
      <w:r>
        <w:rPr>
          <w:sz w:val="20"/>
          <w:shd w:val="clear" w:color="auto" w:fill="CCCCCC"/>
          <w:lang w:val="en-CA"/>
        </w:rPr>
        <w:t xml:space="preserve"> the data into our report.</w:t>
      </w:r>
      <w:r>
        <w:rPr>
          <w:sz w:val="20"/>
          <w:lang w:val="en-CA"/>
        </w:rPr>
        <w:t xml:space="preserve"> If you decide to withdraw, there will be no consequences to you. You can request for your data to be removed via email. </w:t>
      </w:r>
      <w:ins w:id="18" w:author="Spencer Smith" w:date="2026-07-29T19:25:00Z" w16du:dateUtc="2026-07-29T23:25:00Z">
        <w:r w:rsidR="00B12724">
          <w:rPr>
            <w:sz w:val="20"/>
            <w:lang w:val="en-CA"/>
          </w:rPr>
          <w:t>Since data on the survey participant’s names are not collected, survey participants who wish to withdraw will need to let the principal investigator or one of the student investigators know the software project for which answers were provided</w:t>
        </w:r>
      </w:ins>
      <w:ins w:id="19" w:author="Spencer Smith" w:date="2026-07-29T19:26:00Z" w16du:dateUtc="2026-07-29T23:26:00Z">
        <w:r w:rsidR="00B12724">
          <w:rPr>
            <w:sz w:val="20"/>
            <w:lang w:val="en-CA"/>
          </w:rPr>
          <w:t xml:space="preserve">. </w:t>
        </w:r>
      </w:ins>
      <w:ins w:id="20" w:author="Spencer Smith" w:date="2026-07-29T19:25:00Z" w16du:dateUtc="2026-07-29T23:25:00Z">
        <w:r w:rsidR="00B12724">
          <w:rPr>
            <w:sz w:val="20"/>
            <w:lang w:val="en-CA"/>
          </w:rPr>
          <w:t xml:space="preserve"> </w:t>
        </w:r>
      </w:ins>
      <w:r>
        <w:rPr>
          <w:sz w:val="20"/>
          <w:lang w:val="en-CA"/>
        </w:rPr>
        <w:t xml:space="preserve">In cases of withdrawal prior to </w:t>
      </w:r>
      <w:r w:rsidR="00272FFC">
        <w:rPr>
          <w:sz w:val="20"/>
          <w:lang w:val="en-CA"/>
        </w:rPr>
        <w:t xml:space="preserve">August </w:t>
      </w:r>
      <w:ins w:id="21" w:author="Spencer Smith" w:date="2026-07-29T19:07:00Z" w16du:dateUtc="2026-07-29T23:07:00Z">
        <w:r w:rsidR="00A91041">
          <w:rPr>
            <w:sz w:val="20"/>
            <w:lang w:val="en-CA"/>
          </w:rPr>
          <w:t>30</w:t>
        </w:r>
      </w:ins>
      <w:del w:id="22" w:author="Spencer Smith" w:date="2026-07-29T19:07:00Z" w16du:dateUtc="2026-07-29T23:07:00Z">
        <w:r w:rsidR="00272FFC" w:rsidDel="00A91041">
          <w:rPr>
            <w:sz w:val="20"/>
            <w:lang w:val="en-CA"/>
          </w:rPr>
          <w:delText>8</w:delText>
        </w:r>
      </w:del>
      <w:r w:rsidR="00272FFC">
        <w:rPr>
          <w:sz w:val="20"/>
          <w:lang w:val="en-CA"/>
        </w:rPr>
        <w:t xml:space="preserve">th, </w:t>
      </w:r>
      <w:r>
        <w:rPr>
          <w:sz w:val="20"/>
          <w:lang w:val="en-CA"/>
        </w:rPr>
        <w:t>202</w:t>
      </w:r>
      <w:r w:rsidR="00DC144C">
        <w:rPr>
          <w:sz w:val="20"/>
          <w:lang w:val="en-CA"/>
        </w:rPr>
        <w:t>6</w:t>
      </w:r>
      <w:r>
        <w:rPr>
          <w:sz w:val="20"/>
          <w:lang w:val="en-CA"/>
        </w:rPr>
        <w:t xml:space="preserve"> any data that you have provided will be destroyed unless you indicate otherwise.</w:t>
      </w:r>
      <w:del w:id="23" w:author="Spencer Smith" w:date="2026-07-29T19:26:00Z" w16du:dateUtc="2026-07-29T23:26:00Z">
        <w:r w:rsidDel="00B12724">
          <w:rPr>
            <w:sz w:val="20"/>
            <w:lang w:val="en-CA"/>
          </w:rPr>
          <w:delText xml:space="preserve">  </w:delText>
        </w:r>
      </w:del>
    </w:p>
    <w:p w14:paraId="14E9AE6A" w14:textId="77777777" w:rsidR="00A91041" w:rsidRDefault="00A91041">
      <w:pPr>
        <w:rPr>
          <w:ins w:id="24" w:author="Spencer Smith" w:date="2026-07-29T19:11:00Z" w16du:dateUtc="2026-07-29T23:11:00Z"/>
          <w:sz w:val="20"/>
          <w:lang w:val="en-CA"/>
        </w:rPr>
      </w:pPr>
    </w:p>
    <w:p w14:paraId="5B61750A" w14:textId="0989469B" w:rsidR="001B0119" w:rsidRDefault="00A91041">
      <w:ins w:id="25" w:author="Spencer Smith" w:date="2026-07-29T19:11:00Z" w16du:dateUtc="2026-07-29T23:11:00Z">
        <w:r>
          <w:rPr>
            <w:sz w:val="20"/>
            <w:lang w:val="en-CA"/>
          </w:rPr>
          <w:t>For the interview and for the survey, i</w:t>
        </w:r>
      </w:ins>
      <w:del w:id="26" w:author="Spencer Smith" w:date="2026-07-29T19:11:00Z" w16du:dateUtc="2026-07-29T23:11:00Z">
        <w:r w:rsidDel="00A91041">
          <w:rPr>
            <w:sz w:val="20"/>
            <w:lang w:val="en-CA"/>
          </w:rPr>
          <w:delText>I</w:delText>
        </w:r>
      </w:del>
      <w:r>
        <w:rPr>
          <w:sz w:val="20"/>
          <w:lang w:val="en-CA"/>
        </w:rPr>
        <w:t>f you do not want to answer some of the questions you do not have to</w:t>
      </w:r>
      <w:ins w:id="27" w:author="Spencer Smith" w:date="2026-07-29T19:11:00Z" w16du:dateUtc="2026-07-29T23:11:00Z">
        <w:r>
          <w:rPr>
            <w:sz w:val="20"/>
            <w:lang w:val="en-CA"/>
          </w:rPr>
          <w:t xml:space="preserve">.  Partially complete interviews and surveys </w:t>
        </w:r>
      </w:ins>
      <w:del w:id="28" w:author="Spencer Smith" w:date="2026-07-29T19:11:00Z" w16du:dateUtc="2026-07-29T23:11:00Z">
        <w:r w:rsidDel="00A91041">
          <w:rPr>
            <w:sz w:val="20"/>
            <w:lang w:val="en-CA"/>
          </w:rPr>
          <w:delText xml:space="preserve">, but you </w:delText>
        </w:r>
      </w:del>
      <w:r>
        <w:rPr>
          <w:sz w:val="20"/>
          <w:lang w:val="en-CA"/>
        </w:rPr>
        <w:t>can still be in the study.</w:t>
      </w:r>
      <w:r>
        <w:rPr>
          <w:i/>
          <w:sz w:val="20"/>
          <w:lang w:val="en-CA"/>
        </w:rPr>
        <w:t xml:space="preserve"> </w:t>
      </w:r>
    </w:p>
    <w:p w14:paraId="44D3E137" w14:textId="77777777" w:rsidR="001B0119" w:rsidRDefault="001B0119">
      <w:pPr>
        <w:rPr>
          <w:b/>
          <w:sz w:val="20"/>
          <w:lang w:val="en-CA"/>
        </w:rPr>
      </w:pPr>
    </w:p>
    <w:p w14:paraId="0F73D9FE" w14:textId="7EF639DC" w:rsidR="001B0119" w:rsidRDefault="00000000">
      <w:r>
        <w:rPr>
          <w:b/>
          <w:sz w:val="20"/>
          <w:lang w:val="en-CA"/>
        </w:rPr>
        <w:t xml:space="preserve">Information about the Study Results:  </w:t>
      </w:r>
      <w:r>
        <w:rPr>
          <w:sz w:val="20"/>
          <w:lang w:val="en-CA"/>
        </w:rPr>
        <w:t xml:space="preserve">We expect to have this study completed by approximately </w:t>
      </w:r>
      <w:r w:rsidR="00DC144C">
        <w:rPr>
          <w:sz w:val="20"/>
          <w:lang w:val="en-CA"/>
        </w:rPr>
        <w:t xml:space="preserve">November </w:t>
      </w:r>
      <w:r>
        <w:rPr>
          <w:sz w:val="20"/>
          <w:lang w:val="en-CA"/>
        </w:rPr>
        <w:t>202</w:t>
      </w:r>
      <w:r w:rsidR="00DC144C">
        <w:rPr>
          <w:sz w:val="20"/>
          <w:lang w:val="en-CA"/>
        </w:rPr>
        <w:t>6</w:t>
      </w:r>
      <w:r>
        <w:rPr>
          <w:i/>
          <w:sz w:val="20"/>
          <w:lang w:val="en-CA"/>
        </w:rPr>
        <w:t>.</w:t>
      </w:r>
      <w:r>
        <w:rPr>
          <w:sz w:val="20"/>
          <w:lang w:val="en-CA"/>
        </w:rPr>
        <w:t xml:space="preserve"> If you would like </w:t>
      </w:r>
      <w:proofErr w:type="gramStart"/>
      <w:r>
        <w:rPr>
          <w:sz w:val="20"/>
          <w:lang w:val="en-CA"/>
        </w:rPr>
        <w:t>a brief summary</w:t>
      </w:r>
      <w:proofErr w:type="gramEnd"/>
      <w:r>
        <w:rPr>
          <w:sz w:val="20"/>
          <w:lang w:val="en-CA"/>
        </w:rPr>
        <w:t xml:space="preserve"> of the results, please let me know how you would like it sent to you.  </w:t>
      </w:r>
      <w:ins w:id="29" w:author="Spencer Smith" w:date="2026-07-29T19:26:00Z" w16du:dateUtc="2026-07-29T23:26:00Z">
        <w:r w:rsidR="00B12724">
          <w:rPr>
            <w:sz w:val="20"/>
            <w:lang w:val="en-CA"/>
          </w:rPr>
          <w:t xml:space="preserve">Interview participants will be asked this question again during the interview </w:t>
        </w:r>
      </w:ins>
      <w:ins w:id="30" w:author="Spencer Smith" w:date="2026-07-29T19:27:00Z" w16du:dateUtc="2026-07-29T23:27:00Z">
        <w:r w:rsidR="00B12724">
          <w:rPr>
            <w:sz w:val="20"/>
            <w:lang w:val="en-CA"/>
          </w:rPr>
          <w:t>and survey part</w:t>
        </w:r>
      </w:ins>
      <w:ins w:id="31" w:author="Spencer Smith" w:date="2026-07-29T19:28:00Z" w16du:dateUtc="2026-07-29T23:28:00Z">
        <w:r w:rsidR="00B12724">
          <w:rPr>
            <w:sz w:val="20"/>
            <w:lang w:val="en-CA"/>
          </w:rPr>
          <w:t>i</w:t>
        </w:r>
      </w:ins>
      <w:ins w:id="32" w:author="Spencer Smith" w:date="2026-07-29T19:27:00Z" w16du:dateUtc="2026-07-29T23:27:00Z">
        <w:r w:rsidR="00B12724">
          <w:rPr>
            <w:sz w:val="20"/>
            <w:lang w:val="en-CA"/>
          </w:rPr>
          <w:t>cipants will be given the option of providing an email address at the end of the survey.</w:t>
        </w:r>
      </w:ins>
    </w:p>
    <w:p w14:paraId="6A7EA509" w14:textId="77777777" w:rsidR="001B0119" w:rsidRDefault="001B0119">
      <w:pPr>
        <w:rPr>
          <w:b/>
          <w:i/>
          <w:sz w:val="20"/>
          <w:lang w:val="en-CA"/>
        </w:rPr>
      </w:pPr>
    </w:p>
    <w:p w14:paraId="178E3A37" w14:textId="62D98C0F" w:rsidR="001B0119" w:rsidRDefault="00000000">
      <w:r>
        <w:rPr>
          <w:b/>
          <w:sz w:val="20"/>
          <w:lang w:val="en-CA"/>
        </w:rPr>
        <w:lastRenderedPageBreak/>
        <w:t>Questions about the Study:</w:t>
      </w:r>
      <w:r>
        <w:rPr>
          <w:sz w:val="20"/>
          <w:lang w:val="en-CA"/>
        </w:rPr>
        <w:t xml:space="preserve"> If you have questions or need more information about the study itself, please contact me at </w:t>
      </w:r>
      <w:hyperlink r:id="rId11" w:history="1">
        <w:r w:rsidR="00CC1DC9" w:rsidRPr="000C3928">
          <w:rPr>
            <w:rStyle w:val="Hyperlink"/>
            <w:sz w:val="20"/>
            <w:lang w:val="it-IT"/>
          </w:rPr>
          <w:t>smiths@mcmaster.ca</w:t>
        </w:r>
      </w:hyperlink>
    </w:p>
    <w:p w14:paraId="465C11B1" w14:textId="77777777" w:rsidR="001B0119" w:rsidRDefault="001B0119">
      <w:pPr>
        <w:rPr>
          <w:i/>
          <w:sz w:val="20"/>
          <w:lang w:val="en-CA"/>
        </w:rPr>
      </w:pPr>
    </w:p>
    <w:p w14:paraId="551F989A" w14:textId="77777777" w:rsidR="001B0119" w:rsidRDefault="001B0119">
      <w:pPr>
        <w:rPr>
          <w:i/>
          <w:sz w:val="20"/>
          <w:lang w:val="en-CA"/>
        </w:rPr>
      </w:pPr>
    </w:p>
    <w:p w14:paraId="60243FBB" w14:textId="77777777" w:rsidR="00AD2A88" w:rsidRPr="00AD2A88" w:rsidRDefault="00AD2A88" w:rsidP="00AD2A88">
      <w:pPr>
        <w:pBdr>
          <w:bottom w:val="single" w:sz="6" w:space="1" w:color="000000"/>
        </w:pBdr>
        <w:rPr>
          <w:sz w:val="20"/>
          <w:lang w:val="en-CA"/>
        </w:rPr>
      </w:pPr>
      <w:r w:rsidRPr="00AD2A88">
        <w:rPr>
          <w:sz w:val="20"/>
          <w:lang w:val="en-CA"/>
        </w:rPr>
        <w:t>This study has been reviewed by the McMaster Research Ethics Board and received ethics clearance under project 8215. If you have concerns or questions about your rights as a participant or about the way the study is conducted, please contact McMaster Research Ethics Office by phone: (905) 525-9140 ext. 23142 or e-mail: mreb@mcmaster.ca.</w:t>
      </w:r>
    </w:p>
    <w:p w14:paraId="31AFE865" w14:textId="77777777" w:rsidR="001B0119" w:rsidRDefault="001B0119">
      <w:pPr>
        <w:pBdr>
          <w:bottom w:val="single" w:sz="6" w:space="1" w:color="000000"/>
        </w:pBdr>
        <w:rPr>
          <w:sz w:val="20"/>
          <w:lang w:val="it-IT"/>
        </w:rPr>
      </w:pPr>
    </w:p>
    <w:p w14:paraId="43D8DE01" w14:textId="77777777" w:rsidR="00A7032E" w:rsidRDefault="00A7032E">
      <w:pPr>
        <w:pBdr>
          <w:bottom w:val="single" w:sz="6" w:space="1" w:color="000000"/>
        </w:pBdr>
        <w:rPr>
          <w:sz w:val="20"/>
          <w:lang w:val="it-IT"/>
        </w:rPr>
      </w:pPr>
    </w:p>
    <w:p w14:paraId="4CAAE585" w14:textId="77777777" w:rsidR="00A7032E" w:rsidRDefault="00A7032E">
      <w:pPr>
        <w:pBdr>
          <w:bottom w:val="single" w:sz="6" w:space="1" w:color="000000"/>
        </w:pBdr>
        <w:rPr>
          <w:sz w:val="20"/>
          <w:lang w:val="it-IT"/>
        </w:rPr>
      </w:pPr>
    </w:p>
    <w:p w14:paraId="5B91C1BA" w14:textId="77777777" w:rsidR="00A7032E" w:rsidRDefault="00A7032E">
      <w:pPr>
        <w:pBdr>
          <w:bottom w:val="single" w:sz="6" w:space="1" w:color="000000"/>
        </w:pBdr>
        <w:rPr>
          <w:sz w:val="20"/>
          <w:lang w:val="it-IT"/>
        </w:rPr>
      </w:pPr>
    </w:p>
    <w:p w14:paraId="44733698" w14:textId="77777777" w:rsidR="001B0119" w:rsidRDefault="001B0119">
      <w:pPr>
        <w:rPr>
          <w:sz w:val="20"/>
          <w:lang w:val="it-IT"/>
        </w:rPr>
      </w:pPr>
    </w:p>
    <w:p w14:paraId="13023F23" w14:textId="77777777" w:rsidR="001B0119" w:rsidRDefault="00000000">
      <w:pPr>
        <w:jc w:val="center"/>
        <w:rPr>
          <w:b/>
          <w:sz w:val="20"/>
          <w:lang w:val="it-IT"/>
        </w:rPr>
      </w:pPr>
      <w:r>
        <w:rPr>
          <w:b/>
          <w:sz w:val="20"/>
          <w:lang w:val="it-IT"/>
        </w:rPr>
        <w:t xml:space="preserve">Note </w:t>
      </w:r>
    </w:p>
    <w:p w14:paraId="583CD3FE" w14:textId="77777777" w:rsidR="001B0119" w:rsidRDefault="001B0119">
      <w:pPr>
        <w:rPr>
          <w:i/>
          <w:color w:val="FF0000"/>
          <w:sz w:val="20"/>
          <w:lang w:val="en-CA"/>
        </w:rPr>
      </w:pPr>
    </w:p>
    <w:p w14:paraId="309D8C8B" w14:textId="77777777" w:rsidR="001B0119" w:rsidRDefault="00000000">
      <w:pPr>
        <w:numPr>
          <w:ilvl w:val="0"/>
          <w:numId w:val="2"/>
        </w:numPr>
      </w:pPr>
      <w:r>
        <w:rPr>
          <w:sz w:val="20"/>
          <w:lang w:val="en-CA"/>
        </w:rPr>
        <w:t>Please feel free to ask questions about your involvement in this study.</w:t>
      </w:r>
    </w:p>
    <w:p w14:paraId="27257F19" w14:textId="319FE361" w:rsidR="001B0119" w:rsidRDefault="00000000">
      <w:pPr>
        <w:numPr>
          <w:ilvl w:val="0"/>
          <w:numId w:val="2"/>
        </w:numPr>
      </w:pPr>
      <w:r>
        <w:rPr>
          <w:color w:val="000000"/>
          <w:sz w:val="20"/>
          <w:szCs w:val="20"/>
          <w:lang w:val="en-CA"/>
        </w:rPr>
        <w:t xml:space="preserve">If you choose to participate in this study you may withdraw from the study at any time or up until </w:t>
      </w:r>
      <w:r w:rsidR="00272FFC">
        <w:rPr>
          <w:color w:val="000000"/>
          <w:sz w:val="20"/>
          <w:szCs w:val="20"/>
          <w:lang w:val="en-CA"/>
        </w:rPr>
        <w:t xml:space="preserve">August </w:t>
      </w:r>
      <w:ins w:id="33" w:author="Spencer Smith" w:date="2026-07-29T18:45:00Z" w16du:dateUtc="2026-07-29T22:45:00Z">
        <w:r w:rsidR="00130FE5">
          <w:rPr>
            <w:color w:val="000000"/>
            <w:sz w:val="20"/>
            <w:szCs w:val="20"/>
            <w:lang w:val="en-CA"/>
          </w:rPr>
          <w:t>30</w:t>
        </w:r>
      </w:ins>
      <w:del w:id="34" w:author="Spencer Smith" w:date="2026-07-29T18:45:00Z" w16du:dateUtc="2026-07-29T22:45:00Z">
        <w:r w:rsidR="00272FFC" w:rsidDel="00130FE5">
          <w:rPr>
            <w:color w:val="000000"/>
            <w:sz w:val="20"/>
            <w:szCs w:val="20"/>
            <w:lang w:val="en-CA"/>
          </w:rPr>
          <w:delText>8</w:delText>
        </w:r>
      </w:del>
      <w:r w:rsidR="00272FFC" w:rsidRPr="00CE599B">
        <w:rPr>
          <w:color w:val="000000"/>
          <w:sz w:val="20"/>
          <w:szCs w:val="20"/>
          <w:vertAlign w:val="superscript"/>
          <w:lang w:val="en-CA"/>
        </w:rPr>
        <w:t>th</w:t>
      </w:r>
      <w:r w:rsidR="00272FFC">
        <w:rPr>
          <w:color w:val="000000"/>
          <w:sz w:val="20"/>
          <w:szCs w:val="20"/>
          <w:lang w:val="en-CA"/>
        </w:rPr>
        <w:t xml:space="preserve">, </w:t>
      </w:r>
      <w:r>
        <w:rPr>
          <w:color w:val="000000"/>
          <w:sz w:val="20"/>
          <w:szCs w:val="20"/>
          <w:lang w:val="en-CA"/>
        </w:rPr>
        <w:t>202</w:t>
      </w:r>
      <w:r w:rsidR="00CC1DC9">
        <w:rPr>
          <w:color w:val="000000"/>
          <w:sz w:val="20"/>
          <w:szCs w:val="20"/>
          <w:lang w:val="en-CA"/>
        </w:rPr>
        <w:t>6</w:t>
      </w:r>
      <w:r>
        <w:rPr>
          <w:color w:val="000000"/>
          <w:sz w:val="20"/>
          <w:szCs w:val="20"/>
          <w:lang w:val="en-CA"/>
        </w:rPr>
        <w:t xml:space="preserve">. </w:t>
      </w:r>
    </w:p>
    <w:p w14:paraId="6489AA50" w14:textId="77777777" w:rsidR="001B0119" w:rsidRDefault="001B0119">
      <w:pPr>
        <w:rPr>
          <w:sz w:val="20"/>
          <w:lang w:val="en-CA"/>
        </w:rPr>
      </w:pPr>
    </w:p>
    <w:p w14:paraId="10579CCD" w14:textId="77777777" w:rsidR="001B0119" w:rsidRDefault="00000000">
      <w:pPr>
        <w:rPr>
          <w:sz w:val="20"/>
          <w:szCs w:val="20"/>
          <w:lang w:val="en-CA"/>
        </w:rPr>
      </w:pPr>
      <w:r>
        <w:rPr>
          <w:sz w:val="20"/>
          <w:szCs w:val="20"/>
          <w:lang w:val="en-CA"/>
        </w:rPr>
        <w:t>These questions will be asked at the time of the interview:</w:t>
      </w:r>
    </w:p>
    <w:p w14:paraId="0C2720DE" w14:textId="77777777" w:rsidR="001B0119" w:rsidRDefault="001B0119">
      <w:pPr>
        <w:rPr>
          <w:sz w:val="20"/>
          <w:szCs w:val="20"/>
          <w:lang w:val="en-CA"/>
        </w:rPr>
      </w:pPr>
    </w:p>
    <w:p w14:paraId="5424A78F" w14:textId="77777777" w:rsidR="001B0119" w:rsidRDefault="00000000">
      <w:pPr>
        <w:numPr>
          <w:ilvl w:val="0"/>
          <w:numId w:val="1"/>
        </w:numPr>
      </w:pPr>
      <w:r>
        <w:rPr>
          <w:sz w:val="20"/>
          <w:szCs w:val="20"/>
          <w:lang w:val="en-CA"/>
        </w:rPr>
        <w:t>Do you agree that the interview can be audio recorded?</w:t>
      </w:r>
    </w:p>
    <w:p w14:paraId="1D3CFAA8" w14:textId="77777777" w:rsidR="001B0119" w:rsidRDefault="00000000">
      <w:pPr>
        <w:numPr>
          <w:ilvl w:val="0"/>
          <w:numId w:val="1"/>
        </w:numPr>
      </w:pPr>
      <w:r>
        <w:rPr>
          <w:sz w:val="20"/>
          <w:szCs w:val="20"/>
          <w:lang w:val="en-CA"/>
        </w:rPr>
        <w:t>Would you like a copy of the study results?</w:t>
      </w:r>
    </w:p>
    <w:p w14:paraId="74D6AED5" w14:textId="0F7E3A0E" w:rsidR="001B0119" w:rsidRPr="00CC1DC9" w:rsidRDefault="00000000" w:rsidP="00CC1DC9">
      <w:pPr>
        <w:numPr>
          <w:ilvl w:val="1"/>
          <w:numId w:val="1"/>
        </w:numPr>
        <w:rPr>
          <w:sz w:val="20"/>
          <w:szCs w:val="20"/>
          <w:lang w:val="en-CA"/>
        </w:rPr>
      </w:pPr>
      <w:r>
        <w:rPr>
          <w:sz w:val="20"/>
          <w:szCs w:val="20"/>
          <w:lang w:val="en-CA"/>
        </w:rPr>
        <w:t>Where to send the results?</w:t>
      </w:r>
    </w:p>
    <w:sectPr w:rsidR="001B0119" w:rsidRPr="00CC1DC9">
      <w:type w:val="continuous"/>
      <w:pgSz w:w="12240" w:h="15840"/>
      <w:pgMar w:top="1080" w:right="1800" w:bottom="1440" w:left="180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699CF4" w14:textId="77777777" w:rsidR="006F62AE" w:rsidRDefault="006F62AE">
      <w:r>
        <w:separator/>
      </w:r>
    </w:p>
  </w:endnote>
  <w:endnote w:type="continuationSeparator" w:id="0">
    <w:p w14:paraId="0AEF6080" w14:textId="77777777" w:rsidR="006F62AE" w:rsidRDefault="006F6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9449974"/>
      <w:docPartObj>
        <w:docPartGallery w:val="Page Numbers (Top of Page)"/>
        <w:docPartUnique/>
      </w:docPartObj>
    </w:sdtPr>
    <w:sdtContent>
      <w:p w14:paraId="3577857C" w14:textId="6F5486FC" w:rsidR="001B0119" w:rsidRDefault="00000000">
        <w:pPr>
          <w:pStyle w:val="Footer"/>
        </w:pPr>
        <w:r>
          <w:rPr>
            <w:sz w:val="20"/>
            <w:szCs w:val="20"/>
          </w:rPr>
          <w:t>_____________________________________________________________________________</w:t>
        </w:r>
        <w:r>
          <w:rPr>
            <w:i/>
            <w:sz w:val="20"/>
            <w:szCs w:val="20"/>
          </w:rPr>
          <w:t>Letter of Information/Consent Form</w:t>
        </w:r>
        <w:r w:rsidR="000E74DF">
          <w:rPr>
            <w:i/>
            <w:sz w:val="20"/>
            <w:szCs w:val="20"/>
          </w:rPr>
          <w:t xml:space="preserve">  </w:t>
        </w:r>
        <w:r>
          <w:rPr>
            <w:i/>
            <w:sz w:val="20"/>
            <w:szCs w:val="20"/>
          </w:rPr>
          <w:t xml:space="preserve">                                                                Page </w:t>
        </w:r>
        <w:r>
          <w:rPr>
            <w:b/>
            <w:bCs/>
            <w:i/>
            <w:sz w:val="20"/>
            <w:szCs w:val="20"/>
          </w:rPr>
          <w:fldChar w:fldCharType="begin"/>
        </w:r>
        <w:r>
          <w:rPr>
            <w:b/>
            <w:bCs/>
            <w:i/>
            <w:sz w:val="20"/>
            <w:szCs w:val="20"/>
          </w:rPr>
          <w:instrText>PAGE</w:instrText>
        </w:r>
        <w:r>
          <w:rPr>
            <w:b/>
            <w:bCs/>
            <w:i/>
            <w:sz w:val="20"/>
            <w:szCs w:val="20"/>
          </w:rPr>
          <w:fldChar w:fldCharType="separate"/>
        </w:r>
        <w:r>
          <w:rPr>
            <w:b/>
            <w:bCs/>
            <w:i/>
            <w:sz w:val="20"/>
            <w:szCs w:val="20"/>
          </w:rPr>
          <w:t>3</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NUMPAGES</w:instrText>
        </w:r>
        <w:r>
          <w:rPr>
            <w:b/>
            <w:bCs/>
            <w:i/>
            <w:sz w:val="20"/>
            <w:szCs w:val="20"/>
          </w:rPr>
          <w:fldChar w:fldCharType="separate"/>
        </w:r>
        <w:r>
          <w:rPr>
            <w:b/>
            <w:bCs/>
            <w:i/>
            <w:sz w:val="20"/>
            <w:szCs w:val="20"/>
          </w:rPr>
          <w:t>3</w:t>
        </w:r>
        <w:r>
          <w:rPr>
            <w:b/>
            <w:bCs/>
            <w:i/>
            <w:sz w:val="20"/>
            <w:szCs w:val="20"/>
          </w:rPr>
          <w:fldChar w:fldCharType="end"/>
        </w:r>
      </w:p>
      <w:p w14:paraId="4548BFD0" w14:textId="77777777" w:rsidR="001B0119" w:rsidRDefault="00000000">
        <w:pPr>
          <w:pStyle w:val="Footer"/>
          <w:jc w:val="both"/>
          <w:rPr>
            <w:b/>
            <w:sz w:val="18"/>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F18869" w14:textId="77777777" w:rsidR="006F62AE" w:rsidRDefault="006F62AE">
      <w:r>
        <w:separator/>
      </w:r>
    </w:p>
  </w:footnote>
  <w:footnote w:type="continuationSeparator" w:id="0">
    <w:p w14:paraId="53EBCE1C" w14:textId="77777777" w:rsidR="006F62AE" w:rsidRDefault="006F62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285CC2"/>
    <w:multiLevelType w:val="multilevel"/>
    <w:tmpl w:val="B582BF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48B6251F"/>
    <w:multiLevelType w:val="multilevel"/>
    <w:tmpl w:val="7F94C9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5BF922BB"/>
    <w:multiLevelType w:val="multilevel"/>
    <w:tmpl w:val="2AA08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57018332">
    <w:abstractNumId w:val="1"/>
  </w:num>
  <w:num w:numId="2" w16cid:durableId="1383751908">
    <w:abstractNumId w:val="0"/>
  </w:num>
  <w:num w:numId="3" w16cid:durableId="1837142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pencer Smith">
    <w15:presenceInfo w15:providerId="AD" w15:userId="S::smiths@mcmaster.ca::80185a1f-9ef1-4a10-a8cf-0d62d99a808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0119"/>
    <w:rsid w:val="000E74DF"/>
    <w:rsid w:val="00126B5B"/>
    <w:rsid w:val="00130FE5"/>
    <w:rsid w:val="001B0119"/>
    <w:rsid w:val="00266F7C"/>
    <w:rsid w:val="00272FFC"/>
    <w:rsid w:val="00321002"/>
    <w:rsid w:val="00470F60"/>
    <w:rsid w:val="0047688A"/>
    <w:rsid w:val="004F71BB"/>
    <w:rsid w:val="00514BC2"/>
    <w:rsid w:val="00631CA2"/>
    <w:rsid w:val="006C0CFC"/>
    <w:rsid w:val="006F62AE"/>
    <w:rsid w:val="008561C6"/>
    <w:rsid w:val="008F0322"/>
    <w:rsid w:val="00934306"/>
    <w:rsid w:val="009C4434"/>
    <w:rsid w:val="00A7032E"/>
    <w:rsid w:val="00A91041"/>
    <w:rsid w:val="00AC699B"/>
    <w:rsid w:val="00AD2A88"/>
    <w:rsid w:val="00B12724"/>
    <w:rsid w:val="00BA268A"/>
    <w:rsid w:val="00BB5E92"/>
    <w:rsid w:val="00C5798E"/>
    <w:rsid w:val="00CC1DC9"/>
    <w:rsid w:val="00CC2A77"/>
    <w:rsid w:val="00CE599B"/>
    <w:rsid w:val="00D038AE"/>
    <w:rsid w:val="00D62A9F"/>
    <w:rsid w:val="00DC144C"/>
    <w:rsid w:val="00E338DB"/>
    <w:rsid w:val="00E5363D"/>
    <w:rsid w:val="00E84A52"/>
    <w:rsid w:val="00EA5935"/>
    <w:rsid w:val="00EC38A2"/>
    <w:rsid w:val="00ED7527"/>
    <w:rsid w:val="00EF2A14"/>
    <w:rsid w:val="00F950AB"/>
    <w:rsid w:val="00F97E0F"/>
    <w:rsid w:val="00FE128F"/>
  </w:rsids>
  <m:mathPr>
    <m:mathFont m:val="Cambria Math"/>
    <m:brkBin m:val="before"/>
    <m:brkBinSub m:val="--"/>
    <m:smallFrac m:val="0"/>
    <m:dispDef/>
    <m:lMargin m:val="0"/>
    <m:rMargin m:val="0"/>
    <m:defJc m:val="centerGroup"/>
    <m:wrapIndent m:val="1440"/>
    <m:intLim m:val="subSup"/>
    <m:naryLim m:val="undOvr"/>
  </m:mathPr>
  <w:themeFontLang w:val="en-CA" w:eastAsia="ko-KR" w:bidi=""/>
  <w:clrSchemeMapping w:bg1="light1" w:t1="dark1" w:bg2="light2" w:t2="dark2" w:accent1="accent1" w:accent2="accent2" w:accent3="accent3" w:accent4="accent4" w:accent5="accent5" w:accent6="accent6" w:hyperlink="hyperlink" w:followedHyperlink="followedHyperlink"/>
  <w:decimalSymbol w:val="."/>
  <w:listSeparator w:val=","/>
  <w14:docId w14:val="252C74A8"/>
  <w15:docId w15:val="{18A4AFBE-D9FA-1A40-A0C4-A975EBB8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9BE"/>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D79BE"/>
    <w:rPr>
      <w:color w:val="0000FF"/>
      <w:u w:val="single"/>
    </w:rPr>
  </w:style>
  <w:style w:type="character" w:customStyle="1" w:styleId="resultbody1">
    <w:name w:val="resultbody1"/>
    <w:qFormat/>
    <w:rsid w:val="00E07F6F"/>
    <w:rPr>
      <w:rFonts w:ascii="Verdana" w:hAnsi="Verdana"/>
      <w:b w:val="0"/>
      <w:bCs w:val="0"/>
      <w:color w:val="333333"/>
      <w:sz w:val="22"/>
      <w:szCs w:val="22"/>
    </w:rPr>
  </w:style>
  <w:style w:type="character" w:styleId="CommentReference">
    <w:name w:val="annotation reference"/>
    <w:semiHidden/>
    <w:qFormat/>
    <w:rsid w:val="0084346D"/>
    <w:rPr>
      <w:sz w:val="16"/>
      <w:szCs w:val="16"/>
    </w:rPr>
  </w:style>
  <w:style w:type="character" w:customStyle="1" w:styleId="FooterChar">
    <w:name w:val="Footer Char"/>
    <w:basedOn w:val="DefaultParagraphFont"/>
    <w:link w:val="Footer"/>
    <w:uiPriority w:val="99"/>
    <w:qFormat/>
    <w:rsid w:val="00E33C1A"/>
    <w:rPr>
      <w:rFonts w:ascii="Arial" w:hAnsi="Arial" w:cs="Arial"/>
      <w:sz w:val="24"/>
      <w:szCs w:val="24"/>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rsid w:val="00AC0729"/>
    <w:pPr>
      <w:spacing w:after="120"/>
    </w:pPr>
    <w:rPr>
      <w:rFonts w:ascii="Times New Roman" w:hAnsi="Times New Roman" w:cs="Times New Roman"/>
      <w:lang w:val="en-CA"/>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alloonText">
    <w:name w:val="Balloon Text"/>
    <w:basedOn w:val="Normal"/>
    <w:semiHidden/>
    <w:qFormat/>
    <w:rsid w:val="000750D9"/>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rsid w:val="00A16EE5"/>
    <w:pPr>
      <w:tabs>
        <w:tab w:val="center" w:pos="4320"/>
        <w:tab w:val="right" w:pos="8640"/>
      </w:tabs>
    </w:pPr>
  </w:style>
  <w:style w:type="paragraph" w:styleId="Footer">
    <w:name w:val="footer"/>
    <w:basedOn w:val="Normal"/>
    <w:link w:val="FooterChar"/>
    <w:uiPriority w:val="99"/>
    <w:rsid w:val="00A16EE5"/>
    <w:pPr>
      <w:tabs>
        <w:tab w:val="center" w:pos="4320"/>
        <w:tab w:val="right" w:pos="8640"/>
      </w:tabs>
    </w:pPr>
  </w:style>
  <w:style w:type="paragraph" w:styleId="CommentText">
    <w:name w:val="annotation text"/>
    <w:basedOn w:val="Normal"/>
    <w:semiHidden/>
    <w:qFormat/>
    <w:rsid w:val="0084346D"/>
    <w:rPr>
      <w:sz w:val="20"/>
      <w:szCs w:val="20"/>
    </w:rPr>
  </w:style>
  <w:style w:type="paragraph" w:styleId="CommentSubject">
    <w:name w:val="annotation subject"/>
    <w:basedOn w:val="CommentText"/>
    <w:next w:val="CommentText"/>
    <w:semiHidden/>
    <w:qFormat/>
    <w:rsid w:val="0084346D"/>
    <w:rPr>
      <w:b/>
      <w:bCs/>
    </w:rPr>
  </w:style>
  <w:style w:type="paragraph" w:styleId="Revision">
    <w:name w:val="Revision"/>
    <w:uiPriority w:val="99"/>
    <w:semiHidden/>
    <w:qFormat/>
    <w:rsid w:val="00DE2328"/>
    <w:rPr>
      <w:rFonts w:ascii="Arial" w:hAnsi="Arial" w:cs="Arial"/>
      <w:sz w:val="24"/>
      <w:szCs w:val="24"/>
    </w:rPr>
  </w:style>
  <w:style w:type="table" w:styleId="TableGrid">
    <w:name w:val="Table Grid"/>
    <w:basedOn w:val="TableNormal"/>
    <w:uiPriority w:val="59"/>
    <w:rsid w:val="00D91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C1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miths@mcmaster.ca" TargetMode="External"/><Relationship Id="rId5" Type="http://schemas.openxmlformats.org/officeDocument/2006/relationships/webSettings" Target="webSettings.xml"/><Relationship Id="rId10" Type="http://schemas.openxmlformats.org/officeDocument/2006/relationships/hyperlink" Target="mailto:fangz58@mcmaster.c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20B99-6A14-466D-88FE-9EFD0CDB9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McMaster University</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 Wilson</dc:creator>
  <dc:description/>
  <cp:lastModifiedBy>Spencer Smith</cp:lastModifiedBy>
  <cp:revision>3</cp:revision>
  <cp:lastPrinted>2026-07-30T10:13:00Z</cp:lastPrinted>
  <dcterms:created xsi:type="dcterms:W3CDTF">2026-07-30T10:13:00Z</dcterms:created>
  <dcterms:modified xsi:type="dcterms:W3CDTF">2026-07-30T10:13:00Z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