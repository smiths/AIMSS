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8FDCD9" w14:textId="77777777" w:rsidR="00B160BD" w:rsidRDefault="00000000">
      <w:pPr>
        <w:jc w:val="center"/>
        <w:rPr>
          <w:rFonts w:ascii="Arial" w:hAnsi="Arial" w:cs="Arial"/>
          <w:b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" behindDoc="0" locked="0" layoutInCell="0" allowOverlap="1" wp14:anchorId="0AF64E2D" wp14:editId="2621C055">
            <wp:simplePos x="0" y="0"/>
            <wp:positionH relativeFrom="column">
              <wp:posOffset>4676775</wp:posOffset>
            </wp:positionH>
            <wp:positionV relativeFrom="paragraph">
              <wp:posOffset>-457200</wp:posOffset>
            </wp:positionV>
            <wp:extent cx="1771650" cy="1200150"/>
            <wp:effectExtent l="0" t="0" r="0" b="0"/>
            <wp:wrapSquare wrapText="bothSides"/>
            <wp:docPr id="1" name="Picture 2" descr="logo_mcma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logo_mcmaster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48"/>
          <w:szCs w:val="48"/>
        </w:rPr>
        <w:t>Appendix A</w:t>
      </w:r>
    </w:p>
    <w:p w14:paraId="4818382A" w14:textId="77777777" w:rsidR="00B160BD" w:rsidRDefault="00000000">
      <w:pPr>
        <w:jc w:val="center"/>
        <w:rPr>
          <w:rFonts w:ascii="Arial" w:hAnsi="Arial" w:cs="Arial"/>
          <w:b/>
          <w:sz w:val="48"/>
          <w:szCs w:val="48"/>
        </w:rPr>
      </w:pPr>
      <w:r>
        <w:rPr>
          <w:rFonts w:ascii="Arial" w:hAnsi="Arial" w:cs="Arial"/>
          <w:b/>
          <w:sz w:val="48"/>
          <w:szCs w:val="48"/>
        </w:rPr>
        <w:tab/>
      </w:r>
      <w:r>
        <w:rPr>
          <w:rFonts w:ascii="Arial" w:hAnsi="Arial" w:cs="Arial"/>
          <w:b/>
          <w:sz w:val="48"/>
          <w:szCs w:val="48"/>
        </w:rPr>
        <w:tab/>
      </w:r>
      <w:r>
        <w:rPr>
          <w:rFonts w:ascii="Arial" w:hAnsi="Arial" w:cs="Arial"/>
          <w:b/>
          <w:sz w:val="48"/>
          <w:szCs w:val="48"/>
        </w:rPr>
        <w:tab/>
      </w:r>
    </w:p>
    <w:p w14:paraId="642F7A19" w14:textId="77777777" w:rsidR="00B160BD" w:rsidRDefault="00000000">
      <w:pPr>
        <w:jc w:val="center"/>
        <w:rPr>
          <w:rFonts w:ascii="Arial" w:hAnsi="Arial" w:cs="Arial"/>
          <w:b/>
          <w:i/>
          <w:sz w:val="28"/>
          <w:szCs w:val="28"/>
        </w:rPr>
      </w:pPr>
      <w:r>
        <w:rPr>
          <w:rFonts w:ascii="Arial" w:hAnsi="Arial" w:cs="Arial"/>
          <w:b/>
          <w:i/>
          <w:sz w:val="28"/>
          <w:szCs w:val="28"/>
        </w:rPr>
        <w:t>State of Practice of {domain} Software</w:t>
      </w:r>
    </w:p>
    <w:p w14:paraId="261FAEE1" w14:textId="77777777" w:rsidR="00B160BD" w:rsidRDefault="00B160BD">
      <w:pPr>
        <w:jc w:val="center"/>
        <w:rPr>
          <w:rFonts w:ascii="Arial" w:hAnsi="Arial" w:cs="Arial"/>
          <w:b/>
          <w:sz w:val="28"/>
          <w:szCs w:val="28"/>
        </w:rPr>
      </w:pPr>
    </w:p>
    <w:p w14:paraId="2884ACFB" w14:textId="77777777" w:rsidR="00B160BD" w:rsidRDefault="00000000">
      <w:pPr>
        <w:jc w:val="center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Oral Consent Script</w:t>
      </w:r>
      <w:proofErr w:type="gramStart"/>
      <w:r>
        <w:rPr>
          <w:rFonts w:ascii="Arial" w:hAnsi="Arial" w:cs="Arial"/>
          <w:b/>
          <w:i/>
          <w:sz w:val="32"/>
          <w:szCs w:val="32"/>
        </w:rPr>
        <w:t xml:space="preserve">   (</w:t>
      </w:r>
      <w:proofErr w:type="gramEnd"/>
      <w:r>
        <w:rPr>
          <w:rFonts w:ascii="Arial" w:hAnsi="Arial" w:cs="Arial"/>
          <w:b/>
          <w:i/>
          <w:sz w:val="32"/>
          <w:szCs w:val="32"/>
        </w:rPr>
        <w:t>Start of Meeting)</w:t>
      </w:r>
    </w:p>
    <w:p w14:paraId="04ECD85A" w14:textId="77777777" w:rsidR="00B160BD" w:rsidRDefault="00B160BD">
      <w:pPr>
        <w:rPr>
          <w:rFonts w:ascii="Arial" w:hAnsi="Arial" w:cs="Arial"/>
        </w:rPr>
      </w:pPr>
    </w:p>
    <w:p w14:paraId="0D34ACE5" w14:textId="77777777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Introduction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38D98982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0C7D2289" w14:textId="0BE1B13D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Hello.  I’m </w:t>
      </w:r>
      <w:r w:rsidR="00B2296F">
        <w:rPr>
          <w:rFonts w:ascii="Arial" w:hAnsi="Arial" w:cs="Arial"/>
          <w:sz w:val="22"/>
          <w:szCs w:val="22"/>
        </w:rPr>
        <w:t>{Student Investigator}</w:t>
      </w:r>
      <w:r>
        <w:rPr>
          <w:rFonts w:ascii="Arial" w:hAnsi="Arial" w:cs="Arial"/>
          <w:i/>
          <w:sz w:val="22"/>
          <w:szCs w:val="22"/>
        </w:rPr>
        <w:t>.</w:t>
      </w:r>
      <w:r>
        <w:rPr>
          <w:rFonts w:ascii="Arial" w:hAnsi="Arial" w:cs="Arial"/>
          <w:sz w:val="22"/>
          <w:szCs w:val="22"/>
          <w:shd w:val="clear" w:color="auto" w:fill="CCCCCC"/>
        </w:rPr>
        <w:t xml:space="preserve"> I am the Student Principal Investigator conducting interviews about the state of practice of {domain} software.</w:t>
      </w:r>
      <w:r>
        <w:rPr>
          <w:rFonts w:ascii="Arial" w:hAnsi="Arial" w:cs="Arial"/>
          <w:sz w:val="22"/>
          <w:szCs w:val="22"/>
        </w:rPr>
        <w:t xml:space="preserve"> I’m conducting this as part of research for my studies at McMaster University’s Department of </w:t>
      </w:r>
      <w:r w:rsidR="002D2287">
        <w:rPr>
          <w:rFonts w:ascii="Arial" w:hAnsi="Arial" w:cs="Arial"/>
          <w:sz w:val="22"/>
          <w:szCs w:val="22"/>
        </w:rPr>
        <w:t>Computing and Software</w:t>
      </w:r>
      <w:r>
        <w:rPr>
          <w:rFonts w:ascii="Arial" w:hAnsi="Arial" w:cs="Arial"/>
          <w:sz w:val="22"/>
          <w:szCs w:val="22"/>
        </w:rPr>
        <w:t xml:space="preserve"> in Hamilton, Ontario, Canada. I’m working under the direction Dr. Smith of McMaster’s Department of Engineering.  </w:t>
      </w:r>
    </w:p>
    <w:p w14:paraId="37A2A13C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02BEDDE1" w14:textId="238DE676" w:rsidR="00872664" w:rsidRDefault="00872664">
      <w:pPr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&lt;[</w:t>
      </w:r>
      <w:proofErr w:type="gramEnd"/>
      <w:r>
        <w:rPr>
          <w:rFonts w:ascii="Arial" w:hAnsi="Arial" w:cs="Arial"/>
          <w:sz w:val="22"/>
          <w:szCs w:val="22"/>
        </w:rPr>
        <w:t>In the case where Christopher would like to ask Ziyang to join for training purposes.]  If you are agreeable, I would like to ask my colleague Ziyang Fang, another Student Investigator, to join us.  Ziyang is new to interview techniques and would benefit from observing.  With your consent, I will ask Ziyang to join us. If you prefer, we can proceed without Ziyang. [Pause to invite Ziyang to the call, if oral consent has been granted.]&gt;</w:t>
      </w:r>
    </w:p>
    <w:p w14:paraId="3F2C7068" w14:textId="2DB13805" w:rsidR="00872664" w:rsidRDefault="008726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75104EDD" w14:textId="77777777" w:rsidR="00B160BD" w:rsidRDefault="00000000">
      <w:pPr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located your name/email by visiting the website of {research software name}. </w:t>
      </w:r>
    </w:p>
    <w:p w14:paraId="0DAE6CD9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77927E58" w14:textId="77777777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Study procedures</w:t>
      </w:r>
      <w:r>
        <w:rPr>
          <w:rFonts w:ascii="Arial" w:hAnsi="Arial" w:cs="Arial"/>
          <w:sz w:val="22"/>
          <w:szCs w:val="22"/>
        </w:rPr>
        <w:t>:</w:t>
      </w:r>
    </w:p>
    <w:p w14:paraId="4A05FB0B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627C9F40" w14:textId="66F87649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one-on-one teleconference interview that will take about </w:t>
      </w:r>
      <w:r w:rsidR="002D2287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0 minutes. I will ask you questions about {research software name} such as obstacles you encountered while developing the software, and about the development process.</w:t>
      </w:r>
      <w:r>
        <w:rPr>
          <w:rFonts w:ascii="Arial" w:hAnsi="Arial" w:cs="Arial"/>
          <w:sz w:val="22"/>
          <w:szCs w:val="22"/>
          <w:shd w:val="clear" w:color="auto" w:fill="CCCCCC"/>
        </w:rPr>
        <w:t xml:space="preserve"> The audio answers to your questions will be temporarily recorded and securely saved on Microsoft Teams.</w:t>
      </w:r>
      <w:r w:rsidR="006161EC">
        <w:rPr>
          <w:rFonts w:ascii="Arial" w:hAnsi="Arial" w:cs="Arial"/>
          <w:sz w:val="22"/>
          <w:szCs w:val="22"/>
          <w:shd w:val="clear" w:color="auto" w:fill="CCCCCC"/>
        </w:rPr>
        <w:t xml:space="preserve">  The data will be retained for 3 years after the study and then deleted.</w:t>
      </w:r>
    </w:p>
    <w:p w14:paraId="61F63450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3D41C7A4" w14:textId="77777777" w:rsidR="00B160BD" w:rsidRDefault="00B160BD">
      <w:pPr>
        <w:rPr>
          <w:rFonts w:ascii="Arial" w:hAnsi="Arial" w:cs="Arial"/>
        </w:rPr>
      </w:pPr>
    </w:p>
    <w:p w14:paraId="1F94AB9B" w14:textId="77777777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Risks</w:t>
      </w:r>
      <w:r>
        <w:rPr>
          <w:rFonts w:ascii="Arial" w:hAnsi="Arial" w:cs="Arial"/>
          <w:sz w:val="22"/>
          <w:szCs w:val="22"/>
        </w:rPr>
        <w:t>:</w:t>
      </w:r>
    </w:p>
    <w:p w14:paraId="258828A9" w14:textId="77777777" w:rsidR="00B160BD" w:rsidRDefault="00B160BD">
      <w:pPr>
        <w:rPr>
          <w:rFonts w:ascii="Arial" w:hAnsi="Arial" w:cs="Arial"/>
          <w:b/>
          <w:i/>
          <w:sz w:val="20"/>
          <w:lang w:val="en-CA"/>
        </w:rPr>
      </w:pPr>
    </w:p>
    <w:p w14:paraId="738C9C94" w14:textId="07B59442" w:rsidR="00B160BD" w:rsidRDefault="00000000">
      <w:r>
        <w:rPr>
          <w:rFonts w:ascii="Arial" w:hAnsi="Arial" w:cs="Arial"/>
          <w:sz w:val="22"/>
          <w:szCs w:val="22"/>
          <w:lang w:val="en-CA"/>
        </w:rPr>
        <w:t xml:space="preserve">The risks have been described in the letter of consent that </w:t>
      </w:r>
      <w:r w:rsidR="00B2296F">
        <w:rPr>
          <w:rFonts w:ascii="Arial" w:hAnsi="Arial" w:cs="Arial"/>
          <w:sz w:val="22"/>
          <w:szCs w:val="22"/>
          <w:lang w:val="en-CA"/>
        </w:rPr>
        <w:t>your received</w:t>
      </w:r>
      <w:r>
        <w:rPr>
          <w:rFonts w:ascii="Arial" w:hAnsi="Arial" w:cs="Arial"/>
          <w:sz w:val="22"/>
          <w:szCs w:val="22"/>
          <w:lang w:val="en-CA"/>
        </w:rPr>
        <w:t xml:space="preserve">. To review, there are no physical risks, there is little psychological risk. You may feel that your work is being </w:t>
      </w:r>
      <w:r w:rsidR="002D2287">
        <w:rPr>
          <w:rFonts w:ascii="Arial" w:hAnsi="Arial" w:cs="Arial"/>
          <w:sz w:val="22"/>
          <w:szCs w:val="22"/>
          <w:lang w:val="en-CA"/>
        </w:rPr>
        <w:t>scrutinized</w:t>
      </w:r>
      <w:r>
        <w:rPr>
          <w:rFonts w:ascii="Arial" w:hAnsi="Arial" w:cs="Arial"/>
          <w:sz w:val="22"/>
          <w:szCs w:val="22"/>
          <w:lang w:val="en-CA"/>
        </w:rPr>
        <w:t xml:space="preserve">. We assure that our questions are objective and technical, and do not suggest a course of action. The social risk associated with this interview is minimal. We will keep your identity private. </w:t>
      </w:r>
      <w:r w:rsidR="000A325D">
        <w:rPr>
          <w:rFonts w:ascii="Arial" w:hAnsi="Arial" w:cs="Arial"/>
          <w:sz w:val="22"/>
          <w:szCs w:val="22"/>
          <w:lang w:val="en-CA"/>
        </w:rPr>
        <w:t xml:space="preserve">However, </w:t>
      </w:r>
      <w:r w:rsidR="000A325D" w:rsidRPr="000A325D">
        <w:rPr>
          <w:rFonts w:ascii="Arial" w:hAnsi="Arial" w:cs="Arial"/>
          <w:sz w:val="22"/>
          <w:szCs w:val="22"/>
          <w:lang w:val="en-CA"/>
        </w:rPr>
        <w:t xml:space="preserve">maintaining the privacy of interviewed sole developers, or members from a small developer team, may not be possible since their identities can </w:t>
      </w:r>
      <w:r w:rsidR="000A325D">
        <w:rPr>
          <w:rFonts w:ascii="Arial" w:hAnsi="Arial" w:cs="Arial"/>
          <w:sz w:val="22"/>
          <w:szCs w:val="22"/>
          <w:lang w:val="en-CA"/>
        </w:rPr>
        <w:t xml:space="preserve">potentially </w:t>
      </w:r>
      <w:r w:rsidR="000A325D" w:rsidRPr="000A325D">
        <w:rPr>
          <w:rFonts w:ascii="Arial" w:hAnsi="Arial" w:cs="Arial"/>
          <w:sz w:val="22"/>
          <w:szCs w:val="22"/>
          <w:lang w:val="en-CA"/>
        </w:rPr>
        <w:t xml:space="preserve">be inferred. The interviewee will have to accept this risk if they choose to be interviewed. </w:t>
      </w:r>
      <w:r>
        <w:rPr>
          <w:rFonts w:ascii="Arial" w:hAnsi="Arial" w:cs="Arial"/>
          <w:sz w:val="22"/>
          <w:szCs w:val="22"/>
          <w:lang w:val="en-CA"/>
        </w:rPr>
        <w:t xml:space="preserve">All personal information will be stored securely on password protected email accounts on password protected computers. </w:t>
      </w:r>
      <w:r>
        <w:rPr>
          <w:rFonts w:ascii="Arial" w:hAnsi="Arial" w:cs="Arial"/>
          <w:sz w:val="22"/>
          <w:szCs w:val="22"/>
        </w:rPr>
        <w:t>You do not need to answer questions that make you feel uncomfortable or that you do not want to answer, a</w:t>
      </w:r>
      <w:proofErr w:type="spellStart"/>
      <w:r>
        <w:rPr>
          <w:rFonts w:ascii="Arial" w:hAnsi="Arial" w:cs="Arial"/>
          <w:sz w:val="22"/>
          <w:szCs w:val="22"/>
          <w:lang w:val="en-CA"/>
        </w:rPr>
        <w:t>nd</w:t>
      </w:r>
      <w:proofErr w:type="spellEnd"/>
      <w:r>
        <w:rPr>
          <w:rFonts w:ascii="Arial" w:hAnsi="Arial" w:cs="Arial"/>
          <w:sz w:val="22"/>
          <w:szCs w:val="22"/>
          <w:lang w:val="en-CA"/>
        </w:rPr>
        <w:t xml:space="preserve"> you can withdraw at any time.  After the interview all that would be required to withdraw your answers would be an e-mail to me</w:t>
      </w:r>
      <w:r w:rsidR="002D2287">
        <w:rPr>
          <w:rFonts w:ascii="Arial" w:hAnsi="Arial" w:cs="Arial"/>
          <w:sz w:val="22"/>
          <w:szCs w:val="22"/>
          <w:lang w:val="en-CA"/>
        </w:rPr>
        <w:t xml:space="preserve"> or the </w:t>
      </w:r>
      <w:proofErr w:type="gramStart"/>
      <w:r w:rsidR="002D2287">
        <w:rPr>
          <w:rFonts w:ascii="Arial" w:hAnsi="Arial" w:cs="Arial"/>
          <w:sz w:val="22"/>
          <w:szCs w:val="22"/>
          <w:lang w:val="en-CA"/>
        </w:rPr>
        <w:t>principle</w:t>
      </w:r>
      <w:proofErr w:type="gramEnd"/>
      <w:r w:rsidR="002D2287">
        <w:rPr>
          <w:rFonts w:ascii="Arial" w:hAnsi="Arial" w:cs="Arial"/>
          <w:sz w:val="22"/>
          <w:szCs w:val="22"/>
          <w:lang w:val="en-CA"/>
        </w:rPr>
        <w:t xml:space="preserve"> investigator (Dr. Smith)</w:t>
      </w:r>
      <w:r>
        <w:rPr>
          <w:rFonts w:ascii="Arial" w:hAnsi="Arial" w:cs="Arial"/>
          <w:sz w:val="22"/>
          <w:szCs w:val="22"/>
          <w:lang w:val="en-CA"/>
        </w:rPr>
        <w:t xml:space="preserve">. You can withdraw up until we analyze all data of this research project on </w:t>
      </w:r>
      <w:del w:id="0" w:author="Spencer Smith" w:date="2026-07-17T13:55:00Z" w16du:dateUtc="2026-07-17T17:55:00Z">
        <w:r w:rsidR="002D2287" w:rsidDel="00032BF4">
          <w:rPr>
            <w:rFonts w:ascii="Arial" w:hAnsi="Arial" w:cs="Arial"/>
            <w:sz w:val="22"/>
            <w:szCs w:val="22"/>
            <w:lang w:val="en-CA"/>
          </w:rPr>
          <w:delText xml:space="preserve">July </w:delText>
        </w:r>
        <w:r w:rsidDel="00032BF4">
          <w:rPr>
            <w:rFonts w:ascii="Arial" w:hAnsi="Arial" w:cs="Arial"/>
            <w:sz w:val="22"/>
            <w:szCs w:val="22"/>
            <w:lang w:val="en-CA"/>
          </w:rPr>
          <w:delText>31</w:delText>
        </w:r>
        <w:r w:rsidDel="00032BF4">
          <w:rPr>
            <w:rFonts w:ascii="Arial" w:hAnsi="Arial" w:cs="Arial"/>
            <w:sz w:val="22"/>
            <w:szCs w:val="22"/>
            <w:vertAlign w:val="superscript"/>
            <w:lang w:val="en-CA"/>
          </w:rPr>
          <w:delText>st</w:delText>
        </w:r>
        <w:r w:rsidDel="00032BF4">
          <w:rPr>
            <w:rFonts w:ascii="Arial" w:hAnsi="Arial" w:cs="Arial"/>
            <w:sz w:val="22"/>
            <w:szCs w:val="22"/>
            <w:lang w:val="en-CA"/>
          </w:rPr>
          <w:delText xml:space="preserve"> </w:delText>
        </w:r>
      </w:del>
      <w:ins w:id="1" w:author="Spencer Smith" w:date="2026-07-17T13:55:00Z" w16du:dateUtc="2026-07-17T17:55:00Z">
        <w:r w:rsidR="00032BF4">
          <w:rPr>
            <w:rFonts w:ascii="Arial" w:hAnsi="Arial" w:cs="Arial"/>
            <w:sz w:val="22"/>
            <w:szCs w:val="22"/>
            <w:lang w:val="en-CA"/>
          </w:rPr>
          <w:t>August 8</w:t>
        </w:r>
        <w:r w:rsidR="00032BF4" w:rsidRPr="00032BF4">
          <w:rPr>
            <w:rFonts w:ascii="Arial" w:hAnsi="Arial" w:cs="Arial"/>
            <w:sz w:val="22"/>
            <w:szCs w:val="22"/>
            <w:vertAlign w:val="superscript"/>
            <w:lang w:val="en-CA"/>
            <w:rPrChange w:id="2" w:author="Spencer Smith" w:date="2026-07-17T13:55:00Z" w16du:dateUtc="2026-07-17T17:55:00Z">
              <w:rPr>
                <w:rFonts w:ascii="Arial" w:hAnsi="Arial" w:cs="Arial"/>
                <w:sz w:val="22"/>
                <w:szCs w:val="22"/>
                <w:lang w:val="en-CA"/>
              </w:rPr>
            </w:rPrChange>
          </w:rPr>
          <w:t>th</w:t>
        </w:r>
        <w:r w:rsidR="00032BF4">
          <w:rPr>
            <w:rFonts w:ascii="Arial" w:hAnsi="Arial" w:cs="Arial"/>
            <w:sz w:val="22"/>
            <w:szCs w:val="22"/>
            <w:lang w:val="en-CA"/>
          </w:rPr>
          <w:t xml:space="preserve">, </w:t>
        </w:r>
      </w:ins>
      <w:r>
        <w:rPr>
          <w:rFonts w:ascii="Arial" w:hAnsi="Arial" w:cs="Arial"/>
          <w:sz w:val="22"/>
          <w:szCs w:val="22"/>
          <w:lang w:val="en-CA"/>
        </w:rPr>
        <w:t>202</w:t>
      </w:r>
      <w:r w:rsidR="002D2287">
        <w:rPr>
          <w:rFonts w:ascii="Arial" w:hAnsi="Arial" w:cs="Arial"/>
          <w:sz w:val="22"/>
          <w:szCs w:val="22"/>
          <w:lang w:val="en-CA"/>
        </w:rPr>
        <w:t>6</w:t>
      </w:r>
      <w:r>
        <w:rPr>
          <w:rFonts w:ascii="Arial" w:hAnsi="Arial" w:cs="Arial"/>
          <w:sz w:val="22"/>
          <w:szCs w:val="22"/>
          <w:lang w:val="en-CA"/>
        </w:rPr>
        <w:t>.</w:t>
      </w:r>
    </w:p>
    <w:p w14:paraId="745FDB04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1C620F08" w14:textId="77777777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Information that could identify you will not be published or shared beyond the research team unless we have your permission.  </w:t>
      </w:r>
    </w:p>
    <w:p w14:paraId="78E77301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6233EA0B" w14:textId="77777777" w:rsidR="00B160BD" w:rsidRDefault="0000000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Benefits: </w:t>
      </w:r>
    </w:p>
    <w:p w14:paraId="7CA68B6C" w14:textId="77777777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answers to these interview questions will help us analyze the current state of practice of software </w:t>
      </w:r>
      <w:proofErr w:type="gramStart"/>
      <w:r>
        <w:rPr>
          <w:rFonts w:ascii="Arial" w:hAnsi="Arial" w:cs="Arial"/>
          <w:sz w:val="22"/>
          <w:szCs w:val="22"/>
        </w:rPr>
        <w:t>development, and</w:t>
      </w:r>
      <w:proofErr w:type="gramEnd"/>
      <w:r>
        <w:rPr>
          <w:rFonts w:ascii="Arial" w:hAnsi="Arial" w:cs="Arial"/>
          <w:sz w:val="22"/>
          <w:szCs w:val="22"/>
        </w:rPr>
        <w:t xml:space="preserve"> provide insight into common or best practices for the benefit of future software development.</w:t>
      </w:r>
      <w:r>
        <w:rPr>
          <w:rFonts w:ascii="Ariel" w:hAnsi="Arie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shd w:val="clear" w:color="auto" w:fill="CCCCCC"/>
          <w:lang w:val="en-CA"/>
        </w:rPr>
        <w:t>However, participants may not benefit from participating in the study.</w:t>
      </w:r>
    </w:p>
    <w:p w14:paraId="1C3FAFDD" w14:textId="77777777" w:rsidR="00B160BD" w:rsidRDefault="00B160BD">
      <w:pPr>
        <w:rPr>
          <w:rFonts w:ascii="Arial" w:hAnsi="Arial" w:cs="Arial"/>
          <w:shd w:val="clear" w:color="auto" w:fill="CCCCCC"/>
        </w:rPr>
      </w:pPr>
    </w:p>
    <w:p w14:paraId="524A6DE7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0C670EBD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68AD17A3" w14:textId="77777777" w:rsidR="00B160BD" w:rsidRDefault="00B160BD">
      <w:pPr>
        <w:rPr>
          <w:rFonts w:ascii="Arial" w:hAnsi="Arial" w:cs="Arial"/>
        </w:rPr>
      </w:pPr>
    </w:p>
    <w:p w14:paraId="5370C425" w14:textId="77777777" w:rsidR="00B160BD" w:rsidRDefault="00B160BD">
      <w:pPr>
        <w:rPr>
          <w:rFonts w:ascii="Arial" w:hAnsi="Arial" w:cs="Arial"/>
        </w:rPr>
      </w:pPr>
    </w:p>
    <w:p w14:paraId="2821A9EB" w14:textId="77777777" w:rsidR="00B160BD" w:rsidRDefault="00B160BD">
      <w:pPr>
        <w:rPr>
          <w:rFonts w:ascii="Arial" w:hAnsi="Arial" w:cs="Arial"/>
        </w:rPr>
      </w:pPr>
    </w:p>
    <w:p w14:paraId="2E80541E" w14:textId="77777777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Voluntary participation</w:t>
      </w:r>
      <w:r>
        <w:rPr>
          <w:rFonts w:ascii="Arial" w:hAnsi="Arial" w:cs="Arial"/>
          <w:sz w:val="22"/>
          <w:szCs w:val="22"/>
        </w:rPr>
        <w:t>:</w:t>
      </w:r>
    </w:p>
    <w:p w14:paraId="0C27E223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711B0705" w14:textId="77777777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Your participation in this study is voluntary. </w:t>
      </w:r>
    </w:p>
    <w:p w14:paraId="34E92E66" w14:textId="54D2CD51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You can decide to stop at any time, even part-way through the interview </w:t>
      </w:r>
      <w:r>
        <w:rPr>
          <w:rFonts w:ascii="Arial" w:hAnsi="Arial" w:cs="Arial"/>
          <w:sz w:val="22"/>
          <w:szCs w:val="22"/>
          <w:lang w:val="en-CA"/>
        </w:rPr>
        <w:t xml:space="preserve">for whatever reason, </w:t>
      </w:r>
      <w:r>
        <w:rPr>
          <w:rFonts w:ascii="Arial" w:hAnsi="Arial" w:cs="Arial"/>
          <w:color w:val="000000"/>
          <w:sz w:val="22"/>
          <w:szCs w:val="22"/>
          <w:lang w:val="en-CA"/>
        </w:rPr>
        <w:t xml:space="preserve">or up until approximately </w:t>
      </w:r>
      <w:ins w:id="3" w:author="Spencer Smith" w:date="2026-07-17T13:56:00Z" w16du:dateUtc="2026-07-17T17:56:00Z">
        <w:r w:rsidR="00032BF4">
          <w:rPr>
            <w:rFonts w:ascii="Arial" w:hAnsi="Arial" w:cs="Arial"/>
            <w:color w:val="000000"/>
            <w:sz w:val="22"/>
            <w:szCs w:val="22"/>
            <w:lang w:val="en-CA"/>
          </w:rPr>
          <w:t>August 8</w:t>
        </w:r>
        <w:r w:rsidR="00032BF4" w:rsidRPr="00032BF4">
          <w:rPr>
            <w:rFonts w:ascii="Arial" w:hAnsi="Arial" w:cs="Arial"/>
            <w:color w:val="000000"/>
            <w:sz w:val="22"/>
            <w:szCs w:val="22"/>
            <w:vertAlign w:val="superscript"/>
            <w:lang w:val="en-CA"/>
            <w:rPrChange w:id="4" w:author="Spencer Smith" w:date="2026-07-17T13:56:00Z" w16du:dateUtc="2026-07-17T17:56:00Z">
              <w:rPr>
                <w:rFonts w:ascii="Arial" w:hAnsi="Arial" w:cs="Arial"/>
                <w:color w:val="000000"/>
                <w:sz w:val="22"/>
                <w:szCs w:val="22"/>
                <w:lang w:val="en-CA"/>
              </w:rPr>
            </w:rPrChange>
          </w:rPr>
          <w:t>th</w:t>
        </w:r>
        <w:r w:rsidR="00032BF4">
          <w:rPr>
            <w:rFonts w:ascii="Arial" w:hAnsi="Arial" w:cs="Arial"/>
            <w:color w:val="000000"/>
            <w:sz w:val="22"/>
            <w:szCs w:val="22"/>
            <w:lang w:val="en-CA"/>
          </w:rPr>
          <w:t xml:space="preserve">, </w:t>
        </w:r>
      </w:ins>
      <w:del w:id="5" w:author="Spencer Smith" w:date="2026-07-17T13:56:00Z" w16du:dateUtc="2026-07-17T17:56:00Z">
        <w:r w:rsidR="002D2287" w:rsidDel="00032BF4">
          <w:rPr>
            <w:rFonts w:ascii="Arial" w:hAnsi="Arial" w:cs="Arial"/>
            <w:b/>
            <w:color w:val="000000"/>
            <w:sz w:val="22"/>
            <w:szCs w:val="22"/>
            <w:lang w:val="en-CA"/>
          </w:rPr>
          <w:delText>July</w:delText>
        </w:r>
        <w:r w:rsidDel="00032BF4">
          <w:rPr>
            <w:rFonts w:ascii="Arial" w:hAnsi="Arial" w:cs="Arial"/>
            <w:b/>
            <w:color w:val="000000"/>
            <w:sz w:val="22"/>
            <w:szCs w:val="22"/>
            <w:lang w:val="en-CA"/>
          </w:rPr>
          <w:delText xml:space="preserve"> 31</w:delText>
        </w:r>
        <w:r w:rsidDel="00032BF4">
          <w:rPr>
            <w:rFonts w:ascii="Arial" w:hAnsi="Arial" w:cs="Arial"/>
            <w:b/>
            <w:color w:val="000000"/>
            <w:sz w:val="22"/>
            <w:szCs w:val="22"/>
            <w:vertAlign w:val="superscript"/>
            <w:lang w:val="en-CA"/>
          </w:rPr>
          <w:delText>st</w:delText>
        </w:r>
        <w:r w:rsidDel="00032BF4">
          <w:rPr>
            <w:rFonts w:ascii="Arial" w:hAnsi="Arial" w:cs="Arial"/>
            <w:b/>
            <w:color w:val="000000"/>
            <w:sz w:val="22"/>
            <w:szCs w:val="22"/>
            <w:lang w:val="en-CA"/>
          </w:rPr>
          <w:delText xml:space="preserve"> </w:delText>
        </w:r>
      </w:del>
      <w:r>
        <w:rPr>
          <w:rFonts w:ascii="Arial" w:hAnsi="Arial" w:cs="Arial"/>
          <w:b/>
          <w:color w:val="000000"/>
          <w:sz w:val="22"/>
          <w:szCs w:val="22"/>
          <w:lang w:val="en-CA"/>
        </w:rPr>
        <w:t>202</w:t>
      </w:r>
      <w:r w:rsidR="002D2287">
        <w:rPr>
          <w:rFonts w:ascii="Arial" w:hAnsi="Arial" w:cs="Arial"/>
          <w:b/>
          <w:color w:val="000000"/>
          <w:sz w:val="22"/>
          <w:szCs w:val="22"/>
          <w:lang w:val="en-CA"/>
        </w:rPr>
        <w:t>6</w:t>
      </w:r>
    </w:p>
    <w:p w14:paraId="70A5C1F7" w14:textId="77777777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If you decide to stop participating, there will be no consequences to you.  </w:t>
      </w:r>
    </w:p>
    <w:p w14:paraId="220F0270" w14:textId="77777777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If you decide to </w:t>
      </w:r>
      <w:proofErr w:type="gramStart"/>
      <w:r>
        <w:rPr>
          <w:rFonts w:ascii="Arial" w:hAnsi="Arial" w:cs="Arial"/>
          <w:sz w:val="22"/>
          <w:szCs w:val="22"/>
        </w:rPr>
        <w:t>stop</w:t>
      </w:r>
      <w:proofErr w:type="gramEnd"/>
      <w:r>
        <w:rPr>
          <w:rFonts w:ascii="Arial" w:hAnsi="Arial" w:cs="Arial"/>
          <w:sz w:val="22"/>
          <w:szCs w:val="22"/>
        </w:rPr>
        <w:t xml:space="preserve"> we will ask you how you would like us to handle the data collected up to that point.  </w:t>
      </w:r>
    </w:p>
    <w:p w14:paraId="34DD5722" w14:textId="77777777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This could include returning it to you, destroying it or using the data collected up to that point.  </w:t>
      </w:r>
    </w:p>
    <w:p w14:paraId="2A648207" w14:textId="77777777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>If you do not want to answer some of the questions you do not have to, but you can still be in the study.</w:t>
      </w:r>
    </w:p>
    <w:p w14:paraId="6CDD15BD" w14:textId="745CA75C" w:rsidR="00B160BD" w:rsidRDefault="00000000">
      <w:pPr>
        <w:numPr>
          <w:ilvl w:val="0"/>
          <w:numId w:val="1"/>
        </w:numPr>
      </w:pPr>
      <w:r>
        <w:rPr>
          <w:rFonts w:ascii="Arial" w:hAnsi="Arial" w:cs="Arial"/>
          <w:sz w:val="22"/>
          <w:szCs w:val="22"/>
        </w:rPr>
        <w:t xml:space="preserve">If you have any questions about this study or would like more information you can call </w:t>
      </w:r>
      <w:r w:rsidR="002D2287">
        <w:rPr>
          <w:rFonts w:ascii="Arial" w:hAnsi="Arial" w:cs="Arial"/>
          <w:sz w:val="22"/>
          <w:szCs w:val="22"/>
        </w:rPr>
        <w:t>or email Dr. Smith</w:t>
      </w:r>
      <w:r>
        <w:rPr>
          <w:rFonts w:ascii="Arial" w:hAnsi="Arial" w:cs="Arial"/>
          <w:sz w:val="22"/>
          <w:szCs w:val="22"/>
        </w:rPr>
        <w:t xml:space="preserve">, at </w:t>
      </w:r>
      <w:r>
        <w:rPr>
          <w:rFonts w:ascii="Arial" w:hAnsi="Arial" w:cs="Arial"/>
          <w:b/>
          <w:sz w:val="22"/>
          <w:szCs w:val="22"/>
        </w:rPr>
        <w:t>1-</w:t>
      </w:r>
      <w:r w:rsidR="002D2287">
        <w:rPr>
          <w:rFonts w:ascii="Arial" w:hAnsi="Arial" w:cs="Arial"/>
          <w:b/>
          <w:sz w:val="22"/>
          <w:szCs w:val="22"/>
        </w:rPr>
        <w:t>905</w:t>
      </w:r>
      <w:r>
        <w:rPr>
          <w:rFonts w:ascii="Arial" w:hAnsi="Arial" w:cs="Arial"/>
          <w:b/>
          <w:sz w:val="22"/>
          <w:szCs w:val="22"/>
        </w:rPr>
        <w:t>-</w:t>
      </w:r>
      <w:r w:rsidR="002D2287">
        <w:rPr>
          <w:rFonts w:ascii="Arial" w:hAnsi="Arial" w:cs="Arial"/>
          <w:b/>
          <w:sz w:val="22"/>
          <w:szCs w:val="22"/>
        </w:rPr>
        <w:t>525</w:t>
      </w:r>
      <w:r>
        <w:rPr>
          <w:rFonts w:ascii="Arial" w:hAnsi="Arial" w:cs="Arial"/>
          <w:b/>
          <w:sz w:val="22"/>
          <w:szCs w:val="22"/>
        </w:rPr>
        <w:t>-</w:t>
      </w:r>
      <w:r w:rsidR="002D2287">
        <w:rPr>
          <w:rFonts w:ascii="Arial" w:hAnsi="Arial" w:cs="Arial"/>
          <w:b/>
          <w:sz w:val="22"/>
          <w:szCs w:val="22"/>
        </w:rPr>
        <w:t xml:space="preserve">9140 X27929 </w:t>
      </w:r>
      <w:r>
        <w:rPr>
          <w:rFonts w:ascii="Arial" w:hAnsi="Arial" w:cs="Arial"/>
          <w:sz w:val="22"/>
          <w:szCs w:val="22"/>
        </w:rPr>
        <w:t xml:space="preserve">or </w:t>
      </w:r>
      <w:r w:rsidR="002D2287">
        <w:rPr>
          <w:rFonts w:ascii="Arial" w:hAnsi="Arial" w:cs="Arial"/>
          <w:sz w:val="22"/>
          <w:szCs w:val="22"/>
        </w:rPr>
        <w:t>smiths</w:t>
      </w:r>
      <w:r>
        <w:rPr>
          <w:rFonts w:ascii="Arial" w:hAnsi="Arial" w:cs="Arial"/>
          <w:sz w:val="22"/>
          <w:szCs w:val="22"/>
        </w:rPr>
        <w:t xml:space="preserve">@mcmaster.ca </w:t>
      </w:r>
    </w:p>
    <w:p w14:paraId="7897F3A2" w14:textId="77777777" w:rsidR="00B160BD" w:rsidRDefault="00B160BD">
      <w:pPr>
        <w:rPr>
          <w:rFonts w:ascii="Arial" w:hAnsi="Arial" w:cs="Arial"/>
        </w:rPr>
      </w:pPr>
    </w:p>
    <w:p w14:paraId="4F4D4FEF" w14:textId="67BF8A37" w:rsidR="00B160BD" w:rsidRPr="001861D4" w:rsidRDefault="00D13A0E">
      <w:pPr>
        <w:rPr>
          <w:rFonts w:ascii="Arial" w:hAnsi="Arial" w:cs="Arial"/>
          <w:sz w:val="22"/>
          <w:szCs w:val="22"/>
          <w:lang w:val="en-CA"/>
        </w:rPr>
      </w:pPr>
      <w:r w:rsidRPr="00D13A0E">
        <w:rPr>
          <w:rFonts w:ascii="Arial" w:hAnsi="Arial" w:cs="Arial"/>
          <w:sz w:val="22"/>
          <w:szCs w:val="22"/>
          <w:lang w:val="en-CA"/>
        </w:rPr>
        <w:t>This study has been reviewed by the McMaster Research Ethics Board and received ethics clearance under project 8215. If you have concerns or questions about your rights as a participant or about the way the study is conducted, please contact McMaster Research Ethics Office by phone: (905) 525-9140 ext. 23142 or e-mail: mreb@mcmaster.ca.</w:t>
      </w:r>
    </w:p>
    <w:p w14:paraId="6400750A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0096EC16" w14:textId="77777777" w:rsidR="00B160BD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would be pleased to send you the study results when they are complete. Please let me know if you would like a summary and what would be the best way to get this to you. </w:t>
      </w:r>
    </w:p>
    <w:p w14:paraId="38EBA73D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437B9F2F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7896B313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4860DA69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46A7C762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2D98E141" w14:textId="77777777" w:rsidR="00B160BD" w:rsidRDefault="00000000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Consent questions:</w:t>
      </w:r>
    </w:p>
    <w:p w14:paraId="5D064E9B" w14:textId="77777777" w:rsidR="00B160BD" w:rsidRDefault="00000000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Do you have any questions or would like any additional details? </w:t>
      </w:r>
      <w:r>
        <w:rPr>
          <w:rFonts w:ascii="Arial" w:hAnsi="Arial" w:cs="Arial"/>
          <w:i/>
          <w:sz w:val="22"/>
          <w:szCs w:val="22"/>
        </w:rPr>
        <w:t>[Answer questions.]</w:t>
      </w:r>
    </w:p>
    <w:p w14:paraId="560281E6" w14:textId="77777777" w:rsidR="00B160BD" w:rsidRDefault="00B160BD">
      <w:pPr>
        <w:rPr>
          <w:rFonts w:ascii="Arial" w:hAnsi="Arial" w:cs="Arial"/>
          <w:b/>
          <w:sz w:val="22"/>
          <w:szCs w:val="22"/>
        </w:rPr>
      </w:pPr>
    </w:p>
    <w:p w14:paraId="393E3C7B" w14:textId="77777777" w:rsidR="00B160BD" w:rsidRDefault="00000000">
      <w:pPr>
        <w:numPr>
          <w:ilvl w:val="0"/>
          <w:numId w:val="2"/>
        </w:numPr>
      </w:pPr>
      <w:r>
        <w:rPr>
          <w:rFonts w:ascii="Arial" w:hAnsi="Arial" w:cs="Arial"/>
          <w:sz w:val="22"/>
          <w:szCs w:val="22"/>
        </w:rPr>
        <w:t xml:space="preserve">Do you agree to participate in this study knowing that you can withdraw at any point with no consequences to you? </w:t>
      </w:r>
    </w:p>
    <w:p w14:paraId="23A3120D" w14:textId="77777777" w:rsidR="00B160BD" w:rsidRDefault="00000000">
      <w:pPr>
        <w:numPr>
          <w:ilvl w:val="0"/>
          <w:numId w:val="2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[If no, thank the participant for his/her time.]</w:t>
      </w:r>
    </w:p>
    <w:p w14:paraId="41F84E9F" w14:textId="77777777" w:rsidR="00B160BD" w:rsidRDefault="00B160BD">
      <w:pPr>
        <w:ind w:left="720"/>
        <w:rPr>
          <w:rFonts w:ascii="Arial" w:hAnsi="Arial" w:cs="Arial"/>
          <w:sz w:val="22"/>
          <w:szCs w:val="22"/>
        </w:rPr>
      </w:pPr>
    </w:p>
    <w:p w14:paraId="6DECF1B1" w14:textId="77777777" w:rsidR="00B160BD" w:rsidRDefault="00000000">
      <w:pPr>
        <w:numPr>
          <w:ilvl w:val="0"/>
          <w:numId w:val="2"/>
        </w:numPr>
      </w:pPr>
      <w:r>
        <w:rPr>
          <w:rFonts w:ascii="Arial" w:hAnsi="Arial" w:cs="Arial"/>
          <w:sz w:val="22"/>
          <w:szCs w:val="22"/>
        </w:rPr>
        <w:t>Do you agree that that interview can be audio recorded?</w:t>
      </w:r>
    </w:p>
    <w:p w14:paraId="3600FB87" w14:textId="77777777" w:rsidR="00B160BD" w:rsidRDefault="00B160BD">
      <w:pPr>
        <w:ind w:left="720"/>
      </w:pPr>
    </w:p>
    <w:p w14:paraId="5EBE36FE" w14:textId="77777777" w:rsidR="00B160BD" w:rsidRDefault="00000000">
      <w:pPr>
        <w:numPr>
          <w:ilvl w:val="0"/>
          <w:numId w:val="2"/>
        </w:numPr>
      </w:pPr>
      <w:r>
        <w:rPr>
          <w:rFonts w:ascii="Arial" w:hAnsi="Arial" w:cs="Arial"/>
          <w:sz w:val="22"/>
          <w:szCs w:val="22"/>
        </w:rPr>
        <w:t>Would you like a copy of the study results?</w:t>
      </w:r>
    </w:p>
    <w:p w14:paraId="42509D05" w14:textId="77777777" w:rsidR="00B160BD" w:rsidRDefault="00000000">
      <w:pPr>
        <w:numPr>
          <w:ilvl w:val="0"/>
          <w:numId w:val="2"/>
        </w:num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[If yes, ask where the results are to be sent.]</w:t>
      </w:r>
    </w:p>
    <w:p w14:paraId="29A48E20" w14:textId="77777777" w:rsidR="00B160BD" w:rsidRDefault="00B160BD">
      <w:pPr>
        <w:ind w:left="720"/>
        <w:rPr>
          <w:rFonts w:ascii="Arial" w:hAnsi="Arial" w:cs="Arial"/>
          <w:sz w:val="22"/>
          <w:szCs w:val="22"/>
        </w:rPr>
      </w:pPr>
    </w:p>
    <w:p w14:paraId="28ED3C24" w14:textId="77777777" w:rsidR="00B160BD" w:rsidRDefault="00B160BD"/>
    <w:p w14:paraId="3028F4BD" w14:textId="77777777" w:rsidR="00B160BD" w:rsidRDefault="00B160BD">
      <w:pPr>
        <w:ind w:left="720"/>
      </w:pPr>
    </w:p>
    <w:p w14:paraId="2E41D153" w14:textId="77777777" w:rsidR="00B160BD" w:rsidRDefault="00B160BD">
      <w:pPr>
        <w:rPr>
          <w:rFonts w:ascii="Arial" w:hAnsi="Arial" w:cs="Arial"/>
          <w:sz w:val="22"/>
          <w:szCs w:val="22"/>
        </w:rPr>
      </w:pPr>
    </w:p>
    <w:p w14:paraId="2E082EC0" w14:textId="77777777" w:rsidR="00B160BD" w:rsidRDefault="00000000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i/>
          <w:sz w:val="22"/>
          <w:szCs w:val="22"/>
        </w:rPr>
        <w:t>[begin the interview]</w:t>
      </w:r>
    </w:p>
    <w:sectPr w:rsidR="00B160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296" w:right="1584" w:bottom="1296" w:left="1584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65323C" w14:textId="77777777" w:rsidR="002846CE" w:rsidRDefault="002846CE">
      <w:r>
        <w:separator/>
      </w:r>
    </w:p>
  </w:endnote>
  <w:endnote w:type="continuationSeparator" w:id="0">
    <w:p w14:paraId="1EAFCCA1" w14:textId="77777777" w:rsidR="002846CE" w:rsidRDefault="0028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el">
    <w:altName w:val="Cambria"/>
    <w:panose1 w:val="020B06040202020202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D0CAFD" w14:textId="77777777" w:rsidR="002D2287" w:rsidRDefault="002D22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154910" w14:textId="77777777" w:rsidR="00B160BD" w:rsidRDefault="00B160BD">
    <w:pPr>
      <w:pStyle w:val="Footer"/>
      <w:pBdr>
        <w:bottom w:val="single" w:sz="12" w:space="1" w:color="000000"/>
      </w:pBdr>
    </w:pPr>
  </w:p>
  <w:p w14:paraId="04A092D4" w14:textId="65B14C7F" w:rsidR="00B160BD" w:rsidRDefault="00000000">
    <w:pPr>
      <w:pStyle w:val="Footer"/>
    </w:pPr>
    <w:r>
      <w:rPr>
        <w:i/>
        <w:color w:val="000000"/>
        <w:sz w:val="20"/>
        <w:szCs w:val="20"/>
      </w:rPr>
      <w:t>Appendix A - Oral Consent Script</w:t>
    </w:r>
    <w:r w:rsidR="004E606C">
      <w:rPr>
        <w:i/>
        <w:color w:val="000000"/>
        <w:sz w:val="20"/>
        <w:szCs w:val="20"/>
      </w:rPr>
      <w:tab/>
    </w:r>
    <w:r>
      <w:rPr>
        <w:i/>
        <w:color w:val="000000"/>
        <w:sz w:val="20"/>
        <w:szCs w:val="20"/>
      </w:rPr>
      <w:t xml:space="preserve">   </w:t>
    </w:r>
    <w:r>
      <w:rPr>
        <w:i/>
        <w:color w:val="000000"/>
        <w:sz w:val="20"/>
        <w:szCs w:val="20"/>
      </w:rPr>
      <w:tab/>
    </w:r>
    <w:r>
      <w:rPr>
        <w:i/>
        <w:sz w:val="20"/>
        <w:szCs w:val="20"/>
      </w:rPr>
      <w:t xml:space="preserve">                                  Page </w:t>
    </w:r>
    <w:r>
      <w:rPr>
        <w:i/>
        <w:sz w:val="20"/>
        <w:szCs w:val="20"/>
      </w:rPr>
      <w:fldChar w:fldCharType="begin"/>
    </w:r>
    <w:r>
      <w:rPr>
        <w:i/>
        <w:sz w:val="20"/>
        <w:szCs w:val="20"/>
      </w:rPr>
      <w:instrText>PAGE</w:instrText>
    </w:r>
    <w:r>
      <w:rPr>
        <w:i/>
        <w:sz w:val="20"/>
        <w:szCs w:val="20"/>
      </w:rPr>
      <w:fldChar w:fldCharType="separate"/>
    </w:r>
    <w:r>
      <w:rPr>
        <w:i/>
        <w:sz w:val="20"/>
        <w:szCs w:val="20"/>
      </w:rPr>
      <w:t>2</w:t>
    </w:r>
    <w:r>
      <w:rPr>
        <w:i/>
        <w:sz w:val="20"/>
        <w:szCs w:val="20"/>
      </w:rPr>
      <w:fldChar w:fldCharType="end"/>
    </w:r>
    <w:r>
      <w:rPr>
        <w:i/>
        <w:sz w:val="20"/>
        <w:szCs w:val="20"/>
      </w:rPr>
      <w:t xml:space="preserve"> of </w:t>
    </w:r>
    <w:r>
      <w:rPr>
        <w:i/>
        <w:sz w:val="20"/>
        <w:szCs w:val="20"/>
      </w:rPr>
      <w:fldChar w:fldCharType="begin"/>
    </w:r>
    <w:r>
      <w:rPr>
        <w:i/>
        <w:sz w:val="20"/>
        <w:szCs w:val="20"/>
      </w:rPr>
      <w:instrText>NUMPAGES</w:instrText>
    </w:r>
    <w:r>
      <w:rPr>
        <w:i/>
        <w:sz w:val="20"/>
        <w:szCs w:val="20"/>
      </w:rPr>
      <w:fldChar w:fldCharType="separate"/>
    </w:r>
    <w:r>
      <w:rPr>
        <w:i/>
        <w:sz w:val="20"/>
        <w:szCs w:val="20"/>
      </w:rPr>
      <w:t>2</w:t>
    </w:r>
    <w:r>
      <w:rPr>
        <w:i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4314B7" w14:textId="77777777" w:rsidR="002D2287" w:rsidRDefault="002D22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EE5CC6" w14:textId="77777777" w:rsidR="002846CE" w:rsidRDefault="002846CE">
      <w:r>
        <w:separator/>
      </w:r>
    </w:p>
  </w:footnote>
  <w:footnote w:type="continuationSeparator" w:id="0">
    <w:p w14:paraId="4250D392" w14:textId="77777777" w:rsidR="002846CE" w:rsidRDefault="002846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F81CC2B" w14:textId="77777777" w:rsidR="002D2287" w:rsidRDefault="002D22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6D7377" w14:textId="77777777" w:rsidR="002D2287" w:rsidRDefault="002D228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4C6088" w14:textId="77777777" w:rsidR="002D2287" w:rsidRDefault="002D22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9B2D84"/>
    <w:multiLevelType w:val="multilevel"/>
    <w:tmpl w:val="AFEC96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D226859"/>
    <w:multiLevelType w:val="multilevel"/>
    <w:tmpl w:val="F2C0787C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0A1D08"/>
    <w:multiLevelType w:val="multilevel"/>
    <w:tmpl w:val="C95A295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33835610">
    <w:abstractNumId w:val="1"/>
  </w:num>
  <w:num w:numId="2" w16cid:durableId="828519197">
    <w:abstractNumId w:val="0"/>
  </w:num>
  <w:num w:numId="3" w16cid:durableId="87728339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Spencer Smith">
    <w15:presenceInfo w15:providerId="AD" w15:userId="S::smiths@mcmaster.ca::80185a1f-9ef1-4a10-a8cf-0d62d99a808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 w:grammar="clean"/>
  <w:trackRevision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0BD"/>
    <w:rsid w:val="00032BF4"/>
    <w:rsid w:val="000A325D"/>
    <w:rsid w:val="00126B5B"/>
    <w:rsid w:val="001861D4"/>
    <w:rsid w:val="002846CE"/>
    <w:rsid w:val="002D2287"/>
    <w:rsid w:val="004216CB"/>
    <w:rsid w:val="004E606C"/>
    <w:rsid w:val="004F77A7"/>
    <w:rsid w:val="005365B0"/>
    <w:rsid w:val="005C6949"/>
    <w:rsid w:val="006028F5"/>
    <w:rsid w:val="006161EC"/>
    <w:rsid w:val="00631CA2"/>
    <w:rsid w:val="00654CF0"/>
    <w:rsid w:val="00872664"/>
    <w:rsid w:val="008F0322"/>
    <w:rsid w:val="00905737"/>
    <w:rsid w:val="00B160BD"/>
    <w:rsid w:val="00B2296F"/>
    <w:rsid w:val="00B62802"/>
    <w:rsid w:val="00BA268A"/>
    <w:rsid w:val="00BB5E92"/>
    <w:rsid w:val="00C103B9"/>
    <w:rsid w:val="00CD48FE"/>
    <w:rsid w:val="00D038AE"/>
    <w:rsid w:val="00D13A0E"/>
    <w:rsid w:val="00DA3B03"/>
    <w:rsid w:val="00DB6700"/>
    <w:rsid w:val="00ED7527"/>
    <w:rsid w:val="00F575BC"/>
    <w:rsid w:val="00FD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4497A7"/>
  <w15:docId w15:val="{18A4AFBE-D9FA-1A40-A0C4-A975EBB83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A8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semiHidden/>
    <w:qFormat/>
    <w:rsid w:val="00A77712"/>
    <w:rPr>
      <w:sz w:val="16"/>
      <w:szCs w:val="16"/>
    </w:rPr>
  </w:style>
  <w:style w:type="character" w:styleId="Hyperlink">
    <w:name w:val="Hyperlink"/>
    <w:rsid w:val="00827BE3"/>
    <w:rPr>
      <w:color w:val="0000FF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semiHidden/>
    <w:qFormat/>
    <w:rsid w:val="00AC26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rsid w:val="00AC2632"/>
    <w:pPr>
      <w:spacing w:beforeAutospacing="1" w:afterAutospacing="1"/>
    </w:pPr>
    <w:rPr>
      <w:lang w:val="en-CA" w:eastAsia="en-CA"/>
    </w:rPr>
  </w:style>
  <w:style w:type="paragraph" w:styleId="CommentText">
    <w:name w:val="annotation text"/>
    <w:basedOn w:val="Normal"/>
    <w:semiHidden/>
    <w:qFormat/>
    <w:rsid w:val="00A77712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qFormat/>
    <w:rsid w:val="00A77712"/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FC682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C6827"/>
    <w:pPr>
      <w:tabs>
        <w:tab w:val="center" w:pos="4320"/>
        <w:tab w:val="right" w:pos="8640"/>
      </w:tabs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rsid w:val="006979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2296F"/>
    <w:pPr>
      <w:suppressAutoHyphens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711</Words>
  <Characters>4058</Characters>
  <Application>Microsoft Office Word</Application>
  <DocSecurity>0</DocSecurity>
  <Lines>33</Lines>
  <Paragraphs>9</Paragraphs>
  <ScaleCrop>false</ScaleCrop>
  <Company>McMaster University</Company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for obtaining verbal consent over the telephone</dc:title>
  <dc:subject/>
  <dc:creator>Greg Rombough</dc:creator>
  <dc:description/>
  <cp:lastModifiedBy>Spencer Smith</cp:lastModifiedBy>
  <cp:revision>3</cp:revision>
  <cp:lastPrinted>2026-07-18T14:15:00Z</cp:lastPrinted>
  <dcterms:created xsi:type="dcterms:W3CDTF">2026-07-18T14:15:00Z</dcterms:created>
  <dcterms:modified xsi:type="dcterms:W3CDTF">2026-07-18T14:16:00Z</dcterms:modified>
  <dc:language>en-US</dc:language>
</cp:coreProperties>
</file>