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8A3BE8" w14:textId="77777777" w:rsidR="002A1C13" w:rsidRDefault="00000000">
      <w:pPr>
        <w:jc w:val="center"/>
        <w:rPr>
          <w:rFonts w:ascii="Arial" w:hAnsi="Arial" w:cs="Arial"/>
          <w:b/>
          <w:sz w:val="28"/>
          <w:szCs w:val="28"/>
        </w:rPr>
      </w:pPr>
      <w:r>
        <w:rPr>
          <w:rFonts w:ascii="Arial" w:hAnsi="Arial" w:cs="Arial"/>
          <w:b/>
          <w:sz w:val="28"/>
          <w:szCs w:val="28"/>
        </w:rPr>
        <w:t>Appendix F</w:t>
      </w:r>
    </w:p>
    <w:p w14:paraId="28BD63D6" w14:textId="30987EF5" w:rsidR="002A1C13" w:rsidRDefault="005D3167">
      <w:pPr>
        <w:jc w:val="center"/>
      </w:pPr>
      <w:r>
        <w:rPr>
          <w:rFonts w:ascii="Arial" w:hAnsi="Arial" w:cs="Arial"/>
          <w:b/>
          <w:sz w:val="28"/>
          <w:szCs w:val="28"/>
        </w:rPr>
        <w:t xml:space="preserve">Recruiting </w:t>
      </w:r>
      <w:r w:rsidR="00134167">
        <w:rPr>
          <w:rFonts w:ascii="Arial" w:hAnsi="Arial" w:cs="Arial"/>
          <w:b/>
          <w:sz w:val="28"/>
          <w:szCs w:val="28"/>
        </w:rPr>
        <w:t>Follow-Up Email</w:t>
      </w:r>
    </w:p>
    <w:p w14:paraId="04ABC9EF" w14:textId="77777777" w:rsidR="002A1C13" w:rsidRDefault="00000000">
      <w:pPr>
        <w:jc w:val="center"/>
        <w:rPr>
          <w:rFonts w:ascii="Arial" w:hAnsi="Arial" w:cs="Arial"/>
          <w:b/>
          <w:sz w:val="28"/>
          <w:szCs w:val="28"/>
        </w:rPr>
      </w:pPr>
      <w:r>
        <w:rPr>
          <w:rFonts w:ascii="Arial" w:hAnsi="Arial" w:cs="Arial"/>
          <w:b/>
          <w:sz w:val="28"/>
          <w:szCs w:val="28"/>
        </w:rPr>
        <w:t>State of Practice of {domain} Software</w:t>
      </w:r>
    </w:p>
    <w:p w14:paraId="4D6E8A59" w14:textId="77777777" w:rsidR="002A1C13" w:rsidRDefault="00000000">
      <w:pPr>
        <w:jc w:val="center"/>
        <w:rPr>
          <w:rFonts w:ascii="Arial" w:hAnsi="Arial" w:cs="Arial"/>
          <w:b/>
          <w:sz w:val="20"/>
        </w:rPr>
      </w:pPr>
      <w:r>
        <w:rPr>
          <w:rFonts w:ascii="Arial" w:hAnsi="Arial" w:cs="Arial"/>
          <w:b/>
          <w:sz w:val="20"/>
        </w:rPr>
        <w:t>_______________________________________________________</w:t>
      </w:r>
    </w:p>
    <w:p w14:paraId="24BE5ED6" w14:textId="77777777" w:rsidR="002A1C13" w:rsidRDefault="002A1C13">
      <w:pPr>
        <w:rPr>
          <w:rFonts w:ascii="Arial" w:hAnsi="Arial" w:cs="Arial"/>
          <w:b/>
          <w:sz w:val="20"/>
        </w:rPr>
      </w:pPr>
    </w:p>
    <w:p w14:paraId="3648FDCD" w14:textId="77777777" w:rsidR="002A1C13" w:rsidRDefault="00000000">
      <w:r>
        <w:rPr>
          <w:rFonts w:ascii="Arial" w:hAnsi="Arial" w:cs="Arial"/>
          <w:b/>
          <w:sz w:val="20"/>
        </w:rPr>
        <w:t xml:space="preserve">E-mail Subject line: </w:t>
      </w:r>
      <w:r>
        <w:rPr>
          <w:rFonts w:ascii="Arial" w:hAnsi="Arial" w:cs="Arial"/>
          <w:sz w:val="20"/>
        </w:rPr>
        <w:t>McMaster Study – State of Practice of {domain} Software Follow-Up Email</w:t>
      </w:r>
    </w:p>
    <w:p w14:paraId="293D74F2" w14:textId="77777777" w:rsidR="002A1C13" w:rsidRDefault="002A1C13">
      <w:pPr>
        <w:rPr>
          <w:rFonts w:ascii="Arial" w:hAnsi="Arial" w:cs="Arial"/>
          <w:sz w:val="20"/>
        </w:rPr>
      </w:pPr>
    </w:p>
    <w:p w14:paraId="35BC28BA" w14:textId="77777777" w:rsidR="002A1C13" w:rsidRDefault="00000000">
      <w:r>
        <w:rPr>
          <w:rFonts w:ascii="Arial" w:hAnsi="Arial" w:cs="Arial"/>
          <w:sz w:val="20"/>
        </w:rPr>
        <w:t>Hi {software package contact},</w:t>
      </w:r>
    </w:p>
    <w:p w14:paraId="0E7345FC" w14:textId="77777777" w:rsidR="002A1C13" w:rsidRDefault="002A1C13">
      <w:pPr>
        <w:rPr>
          <w:rFonts w:ascii="Arial" w:hAnsi="Arial" w:cs="Arial"/>
          <w:sz w:val="20"/>
        </w:rPr>
      </w:pPr>
    </w:p>
    <w:p w14:paraId="775082ED" w14:textId="4F96D24A" w:rsidR="002A1C13" w:rsidRDefault="00C4553F">
      <w:r>
        <w:rPr>
          <w:rFonts w:ascii="Arial" w:hAnsi="Arial" w:cs="Arial"/>
          <w:sz w:val="20"/>
        </w:rPr>
        <w:t>I apologize for contacting you a third time after promising that I would stop at two attempts.  However, we have added a new way to participate in the study that may interest you.  For those who do not have time for an interview, we have added the option of an online survey.  As a reminder, I am a graduate student with a research group at McMaster University in Hamilton, Canada. This is my third, and last, email regarding an invitation to participate in a research study</w:t>
      </w:r>
      <w:r w:rsidR="00FE3545">
        <w:rPr>
          <w:rFonts w:ascii="Arial" w:hAnsi="Arial" w:cs="Arial"/>
          <w:sz w:val="20"/>
        </w:rPr>
        <w:t xml:space="preserve"> that </w:t>
      </w:r>
      <w:r>
        <w:rPr>
          <w:rFonts w:ascii="Arial" w:hAnsi="Arial" w:cs="Arial"/>
          <w:sz w:val="20"/>
        </w:rPr>
        <w:t xml:space="preserve">I am </w:t>
      </w:r>
      <w:r w:rsidR="007D5DBB">
        <w:rPr>
          <w:rFonts w:ascii="Arial" w:hAnsi="Arial" w:cs="Arial"/>
          <w:sz w:val="20"/>
        </w:rPr>
        <w:t xml:space="preserve">{[For Ziyang] </w:t>
      </w:r>
      <w:r>
        <w:rPr>
          <w:rFonts w:ascii="Arial" w:hAnsi="Arial" w:cs="Arial"/>
          <w:sz w:val="20"/>
        </w:rPr>
        <w:t xml:space="preserve">completing as a requirement of </w:t>
      </w:r>
      <w:r w:rsidR="0090357D">
        <w:rPr>
          <w:rFonts w:ascii="Arial" w:hAnsi="Arial" w:cs="Arial"/>
          <w:sz w:val="20"/>
        </w:rPr>
        <w:t xml:space="preserve">my </w:t>
      </w:r>
      <w:r>
        <w:rPr>
          <w:rFonts w:ascii="Arial" w:hAnsi="Arial" w:cs="Arial"/>
          <w:sz w:val="20"/>
        </w:rPr>
        <w:t>Master of Engineering degree</w:t>
      </w:r>
      <w:r w:rsidR="007D5DBB">
        <w:rPr>
          <w:rFonts w:ascii="Arial" w:hAnsi="Arial" w:cs="Arial"/>
          <w:sz w:val="20"/>
        </w:rPr>
        <w:t xml:space="preserve"> [For Chris] assisting with}</w:t>
      </w:r>
      <w:r>
        <w:rPr>
          <w:rFonts w:ascii="Arial" w:hAnsi="Arial" w:cs="Arial"/>
          <w:sz w:val="20"/>
        </w:rPr>
        <w:t>.</w:t>
      </w:r>
    </w:p>
    <w:p w14:paraId="66BBA8A5" w14:textId="77777777" w:rsidR="002A1C13" w:rsidRDefault="002A1C13">
      <w:pPr>
        <w:rPr>
          <w:rFonts w:ascii="Arial" w:hAnsi="Arial" w:cs="Arial"/>
          <w:sz w:val="20"/>
        </w:rPr>
      </w:pPr>
    </w:p>
    <w:p w14:paraId="6A5C961D" w14:textId="77777777" w:rsidR="00962406" w:rsidRPr="00962406" w:rsidRDefault="00962406" w:rsidP="00962406">
      <w:pPr>
        <w:rPr>
          <w:rFonts w:ascii="Arial" w:hAnsi="Arial" w:cs="Arial"/>
          <w:sz w:val="20"/>
          <w:lang w:val="en-CA"/>
        </w:rPr>
      </w:pPr>
      <w:r w:rsidRPr="00962406">
        <w:rPr>
          <w:rFonts w:ascii="Arial" w:hAnsi="Arial" w:cs="Arial"/>
          <w:sz w:val="20"/>
          <w:lang w:val="en-CA"/>
        </w:rPr>
        <w:t>I located your name/email by visiting the website of {research software name}.</w:t>
      </w:r>
    </w:p>
    <w:p w14:paraId="4E0ADF65" w14:textId="77777777" w:rsidR="00962406" w:rsidRDefault="00962406">
      <w:pPr>
        <w:rPr>
          <w:rFonts w:ascii="Arial" w:hAnsi="Arial" w:cs="Arial"/>
          <w:sz w:val="20"/>
        </w:rPr>
      </w:pPr>
    </w:p>
    <w:p w14:paraId="4841A705" w14:textId="77777777" w:rsidR="002A1C13" w:rsidRDefault="00000000">
      <w:r>
        <w:rPr>
          <w:rFonts w:ascii="Arial" w:hAnsi="Arial" w:cs="Arial"/>
          <w:sz w:val="20"/>
        </w:rPr>
        <w:t xml:space="preserve">The purpose of this study is to conduct a current state of practice analysis of software in a scientific computing domain for the purpose of understanding quality and assisting in the future development of such software. One of the domains is {software domain}. </w:t>
      </w:r>
    </w:p>
    <w:p w14:paraId="19B145EF" w14:textId="77777777" w:rsidR="002A1C13" w:rsidRDefault="002A1C13">
      <w:pPr>
        <w:rPr>
          <w:rFonts w:ascii="Arial" w:hAnsi="Arial" w:cs="Arial"/>
          <w:sz w:val="20"/>
        </w:rPr>
      </w:pPr>
    </w:p>
    <w:p w14:paraId="40D49081" w14:textId="77777777" w:rsidR="002A1C13" w:rsidRDefault="00000000">
      <w:r>
        <w:rPr>
          <w:rFonts w:ascii="Arial" w:hAnsi="Arial" w:cs="Arial"/>
          <w:sz w:val="20"/>
        </w:rPr>
        <w:t>We have selected {software package name} to be part of a list of (30) {software domain} packages that we have identified for analysis. These packages were selected because they are open source and fit our desired scope, usage, and age criteria.</w:t>
      </w:r>
    </w:p>
    <w:p w14:paraId="35B884EC" w14:textId="77777777" w:rsidR="002A1C13" w:rsidRDefault="002A1C13">
      <w:pPr>
        <w:rPr>
          <w:rFonts w:ascii="Arial" w:hAnsi="Arial" w:cs="Arial"/>
          <w:sz w:val="20"/>
        </w:rPr>
      </w:pPr>
    </w:p>
    <w:p w14:paraId="02D02655" w14:textId="03C9D83C" w:rsidR="002A1C13" w:rsidRDefault="00000000">
      <w:r>
        <w:rPr>
          <w:rFonts w:ascii="Arial" w:hAnsi="Arial" w:cs="Arial"/>
          <w:sz w:val="20"/>
        </w:rPr>
        <w:t xml:space="preserve">Participation in this study will involve </w:t>
      </w:r>
      <w:r w:rsidR="00607098">
        <w:rPr>
          <w:rFonts w:ascii="Arial" w:hAnsi="Arial" w:cs="Arial"/>
          <w:sz w:val="20"/>
        </w:rPr>
        <w:t>either an online surve</w:t>
      </w:r>
      <w:r w:rsidR="00C4553F">
        <w:rPr>
          <w:rFonts w:ascii="Arial" w:hAnsi="Arial" w:cs="Arial"/>
          <w:sz w:val="20"/>
        </w:rPr>
        <w:t>y</w:t>
      </w:r>
      <w:r w:rsidR="00607098">
        <w:rPr>
          <w:rFonts w:ascii="Arial" w:hAnsi="Arial" w:cs="Arial"/>
          <w:sz w:val="20"/>
        </w:rPr>
        <w:t xml:space="preserve">, or </w:t>
      </w:r>
      <w:r>
        <w:rPr>
          <w:rFonts w:ascii="Arial" w:hAnsi="Arial" w:cs="Arial"/>
          <w:sz w:val="20"/>
        </w:rPr>
        <w:t xml:space="preserve">a one-to-one semi-structured interview between a member of our research group and a lead developer of {software package name}. </w:t>
      </w:r>
      <w:r w:rsidR="00607098">
        <w:rPr>
          <w:rFonts w:ascii="Arial" w:hAnsi="Arial" w:cs="Arial"/>
          <w:sz w:val="20"/>
        </w:rPr>
        <w:t>The choice of survey or interview is up to the participant.  If an interview is select, t</w:t>
      </w:r>
      <w:r>
        <w:rPr>
          <w:rFonts w:ascii="Arial" w:hAnsi="Arial" w:cs="Arial"/>
          <w:sz w:val="20"/>
        </w:rPr>
        <w:t xml:space="preserve">he interview will be conducted using Microsoft Teams. The purpose of </w:t>
      </w:r>
      <w:r w:rsidR="00607098">
        <w:rPr>
          <w:rFonts w:ascii="Arial" w:hAnsi="Arial" w:cs="Arial"/>
          <w:sz w:val="20"/>
        </w:rPr>
        <w:t>the survey and interview is</w:t>
      </w:r>
      <w:r>
        <w:rPr>
          <w:rFonts w:ascii="Arial" w:hAnsi="Arial" w:cs="Arial"/>
          <w:sz w:val="20"/>
        </w:rPr>
        <w:t xml:space="preserve"> to gather qualitative data regarding the development of {software package name}. The video-conference interview would include roughly 20 questions that focus on the software development process and the development group. The interview should not take longer than </w:t>
      </w:r>
      <w:r w:rsidR="0090357D">
        <w:rPr>
          <w:rFonts w:ascii="Arial" w:hAnsi="Arial" w:cs="Arial"/>
          <w:sz w:val="20"/>
        </w:rPr>
        <w:t>6</w:t>
      </w:r>
      <w:r>
        <w:rPr>
          <w:rFonts w:ascii="Arial" w:hAnsi="Arial" w:cs="Arial"/>
          <w:sz w:val="20"/>
        </w:rPr>
        <w:t xml:space="preserve">0 minutes. </w:t>
      </w:r>
      <w:r w:rsidR="00607098">
        <w:rPr>
          <w:rFonts w:ascii="Arial" w:hAnsi="Arial" w:cs="Arial"/>
          <w:sz w:val="20"/>
        </w:rPr>
        <w:t>The survey</w:t>
      </w:r>
      <w:ins w:id="0" w:author="Spencer Smith" w:date="2026-07-29T22:57:00Z" w16du:dateUtc="2026-07-30T02:57:00Z">
        <w:r w:rsidR="00DE3134">
          <w:rPr>
            <w:rFonts w:ascii="Arial" w:hAnsi="Arial" w:cs="Arial"/>
            <w:sz w:val="20"/>
          </w:rPr>
          <w:t>, hosted on Microsoft Forms,</w:t>
        </w:r>
      </w:ins>
      <w:r w:rsidR="00607098">
        <w:rPr>
          <w:rFonts w:ascii="Arial" w:hAnsi="Arial" w:cs="Arial"/>
          <w:sz w:val="20"/>
        </w:rPr>
        <w:t xml:space="preserve"> is based on the same questions and can typically be completed in about half the time as the interview.</w:t>
      </w:r>
    </w:p>
    <w:p w14:paraId="065B4121" w14:textId="77777777" w:rsidR="002A1C13" w:rsidRDefault="002A1C13">
      <w:pPr>
        <w:rPr>
          <w:rFonts w:ascii="Arial" w:hAnsi="Arial" w:cs="Arial"/>
          <w:sz w:val="20"/>
        </w:rPr>
      </w:pPr>
    </w:p>
    <w:p w14:paraId="75DE55F2" w14:textId="286BCF7F" w:rsidR="002A1C13" w:rsidRPr="001669F4" w:rsidRDefault="00000000" w:rsidP="00CD78B2">
      <w:pPr>
        <w:rPr>
          <w:rFonts w:ascii="Arial" w:hAnsi="Arial" w:cs="Arial"/>
          <w:sz w:val="20"/>
        </w:rPr>
      </w:pPr>
      <w:r>
        <w:rPr>
          <w:rFonts w:ascii="Arial" w:hAnsi="Arial" w:cs="Arial"/>
          <w:sz w:val="20"/>
        </w:rPr>
        <w:t xml:space="preserve">I have attached a copy of the letter of information with full details about the procedure of the research and potential benefits and risks. </w:t>
      </w:r>
      <w:r w:rsidR="00CE7289">
        <w:rPr>
          <w:rFonts w:ascii="Arial" w:hAnsi="Arial" w:cs="Arial"/>
          <w:sz w:val="20"/>
        </w:rPr>
        <w:t>With respect to risks, the letter highlights that y</w:t>
      </w:r>
      <w:r w:rsidR="00CE7289" w:rsidRPr="00E11380">
        <w:rPr>
          <w:rFonts w:ascii="Arial" w:hAnsi="Arial" w:cs="Arial"/>
          <w:sz w:val="20"/>
        </w:rPr>
        <w:t>ou may feel uncomfortable or anxious if you perceive that your project is being scrutinized.</w:t>
      </w:r>
      <w:r w:rsidR="00CE7289">
        <w:rPr>
          <w:rFonts w:ascii="Arial" w:hAnsi="Arial" w:cs="Arial"/>
          <w:sz w:val="20"/>
        </w:rPr>
        <w:t xml:space="preserve">  We also identify the risk of </w:t>
      </w:r>
      <w:r w:rsidR="00CE7289" w:rsidRPr="00DF7049">
        <w:rPr>
          <w:rFonts w:ascii="Arial" w:hAnsi="Arial" w:cs="Arial"/>
          <w:sz w:val="20"/>
        </w:rPr>
        <w:t xml:space="preserve">maintaining the privacy of </w:t>
      </w:r>
      <w:del w:id="1" w:author="Spencer Smith" w:date="2026-07-29T22:57:00Z" w16du:dateUtc="2026-07-30T02:57:00Z">
        <w:r w:rsidR="00CE7289" w:rsidRPr="00DF7049" w:rsidDel="00DE3134">
          <w:rPr>
            <w:rFonts w:ascii="Arial" w:hAnsi="Arial" w:cs="Arial"/>
            <w:sz w:val="20"/>
          </w:rPr>
          <w:delText xml:space="preserve">interviewed </w:delText>
        </w:r>
      </w:del>
      <w:ins w:id="2" w:author="Spencer Smith" w:date="2026-07-29T22:57:00Z" w16du:dateUtc="2026-07-30T02:57:00Z">
        <w:r w:rsidR="00DE3134">
          <w:rPr>
            <w:rFonts w:ascii="Arial" w:hAnsi="Arial" w:cs="Arial"/>
            <w:sz w:val="20"/>
          </w:rPr>
          <w:t>participants if they are</w:t>
        </w:r>
        <w:r w:rsidR="00DE3134" w:rsidRPr="00DF7049">
          <w:rPr>
            <w:rFonts w:ascii="Arial" w:hAnsi="Arial" w:cs="Arial"/>
            <w:sz w:val="20"/>
          </w:rPr>
          <w:t xml:space="preserve"> </w:t>
        </w:r>
      </w:ins>
      <w:r w:rsidR="00CE7289" w:rsidRPr="00DF7049">
        <w:rPr>
          <w:rFonts w:ascii="Arial" w:hAnsi="Arial" w:cs="Arial"/>
          <w:sz w:val="20"/>
        </w:rPr>
        <w:t>sole developers, or members from a small developer team,</w:t>
      </w:r>
      <w:r w:rsidR="00CE7289">
        <w:rPr>
          <w:rFonts w:ascii="Arial" w:hAnsi="Arial" w:cs="Arial"/>
          <w:sz w:val="20"/>
        </w:rPr>
        <w:t xml:space="preserve"> </w:t>
      </w:r>
      <w:r w:rsidR="00CE7289" w:rsidRPr="00DF7049">
        <w:rPr>
          <w:rFonts w:ascii="Arial" w:hAnsi="Arial" w:cs="Arial"/>
          <w:sz w:val="20"/>
        </w:rPr>
        <w:t xml:space="preserve">since their identities can be inferred. The </w:t>
      </w:r>
      <w:del w:id="3" w:author="Spencer Smith" w:date="2026-07-29T22:57:00Z" w16du:dateUtc="2026-07-30T02:57:00Z">
        <w:r w:rsidR="00CE7289" w:rsidRPr="00DF7049" w:rsidDel="00DE3134">
          <w:rPr>
            <w:rFonts w:ascii="Arial" w:hAnsi="Arial" w:cs="Arial"/>
            <w:sz w:val="20"/>
          </w:rPr>
          <w:delText xml:space="preserve">interviewee </w:delText>
        </w:r>
      </w:del>
      <w:ins w:id="4" w:author="Spencer Smith" w:date="2026-07-29T22:57:00Z" w16du:dateUtc="2026-07-30T02:57:00Z">
        <w:r w:rsidR="00DE3134">
          <w:rPr>
            <w:rFonts w:ascii="Arial" w:hAnsi="Arial" w:cs="Arial"/>
            <w:sz w:val="20"/>
          </w:rPr>
          <w:t>participant</w:t>
        </w:r>
        <w:r w:rsidR="00DE3134" w:rsidRPr="00DF7049">
          <w:rPr>
            <w:rFonts w:ascii="Arial" w:hAnsi="Arial" w:cs="Arial"/>
            <w:sz w:val="20"/>
          </w:rPr>
          <w:t xml:space="preserve"> </w:t>
        </w:r>
      </w:ins>
      <w:r w:rsidR="00CE7289" w:rsidRPr="00DF7049">
        <w:rPr>
          <w:rFonts w:ascii="Arial" w:hAnsi="Arial" w:cs="Arial"/>
          <w:sz w:val="20"/>
        </w:rPr>
        <w:t>will have to accept this risk if they choose to be interviewed</w:t>
      </w:r>
      <w:ins w:id="5" w:author="Spencer Smith" w:date="2026-07-29T22:59:00Z" w16du:dateUtc="2026-07-30T02:59:00Z">
        <w:r w:rsidR="00F01801">
          <w:rPr>
            <w:rFonts w:ascii="Arial" w:hAnsi="Arial" w:cs="Arial"/>
            <w:sz w:val="20"/>
          </w:rPr>
          <w:t xml:space="preserve"> or complete the survey</w:t>
        </w:r>
      </w:ins>
      <w:r w:rsidR="00296307" w:rsidRPr="00DF7049">
        <w:rPr>
          <w:rFonts w:ascii="Arial" w:hAnsi="Arial" w:cs="Arial"/>
          <w:sz w:val="20"/>
        </w:rPr>
        <w:t>.</w:t>
      </w:r>
      <w:r w:rsidR="00296307">
        <w:rPr>
          <w:rFonts w:ascii="Arial" w:hAnsi="Arial" w:cs="Arial"/>
          <w:sz w:val="20"/>
        </w:rPr>
        <w:t xml:space="preserve">  </w:t>
      </w:r>
      <w:r>
        <w:rPr>
          <w:rFonts w:ascii="Arial" w:hAnsi="Arial" w:cs="Arial"/>
          <w:sz w:val="20"/>
        </w:rPr>
        <w:t xml:space="preserve">If you choose to participate in </w:t>
      </w:r>
      <w:del w:id="6" w:author="Spencer Smith" w:date="2026-07-29T22:58:00Z" w16du:dateUtc="2026-07-30T02:58:00Z">
        <w:r w:rsidDel="00DE3134">
          <w:rPr>
            <w:rFonts w:ascii="Arial" w:hAnsi="Arial" w:cs="Arial"/>
            <w:sz w:val="20"/>
          </w:rPr>
          <w:delText>the study</w:delText>
        </w:r>
      </w:del>
      <w:ins w:id="7" w:author="Spencer Smith" w:date="2026-07-29T22:58:00Z" w16du:dateUtc="2026-07-30T02:58:00Z">
        <w:r w:rsidR="00DE3134">
          <w:rPr>
            <w:rFonts w:ascii="Arial" w:hAnsi="Arial" w:cs="Arial"/>
            <w:sz w:val="20"/>
          </w:rPr>
          <w:t>an interview</w:t>
        </w:r>
      </w:ins>
      <w:r>
        <w:rPr>
          <w:rFonts w:ascii="Arial" w:hAnsi="Arial" w:cs="Arial"/>
          <w:sz w:val="20"/>
        </w:rPr>
        <w:t>, please let me know</w:t>
      </w:r>
      <w:r w:rsidR="00CD78B2">
        <w:rPr>
          <w:rFonts w:ascii="Arial" w:hAnsi="Arial" w:cs="Arial"/>
          <w:sz w:val="20"/>
        </w:rPr>
        <w:t xml:space="preserve"> </w:t>
      </w:r>
      <w:r w:rsidR="00CD78B2" w:rsidRPr="00CD78B2">
        <w:rPr>
          <w:rFonts w:ascii="Arial" w:hAnsi="Arial" w:cs="Arial"/>
          <w:sz w:val="20"/>
        </w:rPr>
        <w:t>by responding to this email and stating that you want to participate in</w:t>
      </w:r>
      <w:r w:rsidR="00CD78B2">
        <w:rPr>
          <w:rFonts w:ascii="Arial" w:hAnsi="Arial" w:cs="Arial"/>
          <w:sz w:val="20"/>
        </w:rPr>
        <w:t xml:space="preserve"> </w:t>
      </w:r>
      <w:r w:rsidR="00CD78B2" w:rsidRPr="00CD78B2">
        <w:rPr>
          <w:rFonts w:ascii="Arial" w:hAnsi="Arial" w:cs="Arial"/>
          <w:sz w:val="20"/>
        </w:rPr>
        <w:t xml:space="preserve">the study. Also, if you have any questions </w:t>
      </w:r>
      <w:r w:rsidR="00CD78B2">
        <w:rPr>
          <w:rFonts w:ascii="Arial" w:hAnsi="Arial" w:cs="Arial"/>
          <w:sz w:val="20"/>
        </w:rPr>
        <w:t xml:space="preserve">that </w:t>
      </w:r>
      <w:r w:rsidR="00CD78B2" w:rsidRPr="00CD78B2">
        <w:rPr>
          <w:rFonts w:ascii="Arial" w:hAnsi="Arial" w:cs="Arial"/>
          <w:sz w:val="20"/>
        </w:rPr>
        <w:t>you wanted answered before deciding</w:t>
      </w:r>
      <w:r w:rsidR="00CD78B2">
        <w:rPr>
          <w:rFonts w:ascii="Arial" w:hAnsi="Arial" w:cs="Arial"/>
          <w:sz w:val="20"/>
        </w:rPr>
        <w:t xml:space="preserve"> </w:t>
      </w:r>
      <w:r w:rsidR="00CD78B2" w:rsidRPr="00CD78B2">
        <w:rPr>
          <w:rFonts w:ascii="Arial" w:hAnsi="Arial" w:cs="Arial"/>
          <w:sz w:val="20"/>
        </w:rPr>
        <w:t>to participate, please let us know</w:t>
      </w:r>
      <w:r>
        <w:rPr>
          <w:rFonts w:ascii="Arial" w:hAnsi="Arial" w:cs="Arial"/>
          <w:sz w:val="20"/>
        </w:rPr>
        <w:t xml:space="preserve">. </w:t>
      </w:r>
    </w:p>
    <w:p w14:paraId="6D941646" w14:textId="77777777" w:rsidR="002A1C13" w:rsidRDefault="002A1C13">
      <w:pPr>
        <w:rPr>
          <w:rFonts w:ascii="Arial" w:hAnsi="Arial" w:cs="Arial"/>
          <w:sz w:val="20"/>
        </w:rPr>
      </w:pPr>
    </w:p>
    <w:p w14:paraId="65276D3E" w14:textId="77777777" w:rsidR="002A1C13" w:rsidRDefault="00000000">
      <w:r>
        <w:rPr>
          <w:rFonts w:ascii="Arial" w:hAnsi="Arial" w:cs="Arial"/>
          <w:sz w:val="20"/>
        </w:rPr>
        <w:t xml:space="preserve">Your personal confidentiality would be maintained and all qualitative data that we gather will be aggregated among all participants prior to the release of our findings. </w:t>
      </w:r>
    </w:p>
    <w:p w14:paraId="3496E06E" w14:textId="77777777" w:rsidR="002A1C13" w:rsidRDefault="002A1C13">
      <w:pPr>
        <w:rPr>
          <w:rFonts w:ascii="Arial" w:hAnsi="Arial" w:cs="Arial"/>
          <w:sz w:val="20"/>
        </w:rPr>
      </w:pPr>
    </w:p>
    <w:p w14:paraId="1B2CADEF" w14:textId="77777777" w:rsidR="002A1C13" w:rsidRDefault="00000000">
      <w:r>
        <w:rPr>
          <w:rFonts w:ascii="Arial" w:hAnsi="Arial" w:cs="Arial"/>
          <w:sz w:val="20"/>
        </w:rPr>
        <w:t xml:space="preserve">If you choose to participate in the study, please know that you can rescind your consent at any time prior to the analysis of our findings. </w:t>
      </w:r>
    </w:p>
    <w:p w14:paraId="1C1978BA" w14:textId="77777777" w:rsidR="002A1C13" w:rsidRDefault="002A1C13">
      <w:pPr>
        <w:rPr>
          <w:rFonts w:ascii="Arial" w:hAnsi="Arial" w:cs="Arial"/>
          <w:sz w:val="20"/>
        </w:rPr>
      </w:pPr>
    </w:p>
    <w:p w14:paraId="5A8C6B19" w14:textId="77777777" w:rsidR="00B052DF" w:rsidRDefault="00B052DF" w:rsidP="00B052DF">
      <w:pPr>
        <w:rPr>
          <w:rFonts w:ascii="Arial" w:hAnsi="Arial" w:cs="Arial"/>
          <w:sz w:val="20"/>
        </w:rPr>
      </w:pPr>
      <w:r>
        <w:rPr>
          <w:rFonts w:ascii="Arial" w:hAnsi="Arial" w:cs="Arial"/>
          <w:sz w:val="20"/>
        </w:rPr>
        <w:t>If you wish to participate in the survey, you do not need to reply to this email.  You can go directly to the survey here:</w:t>
      </w:r>
    </w:p>
    <w:p w14:paraId="22BA65C9" w14:textId="77777777" w:rsidR="002C3843" w:rsidRDefault="002C3843" w:rsidP="002C3843">
      <w:pPr>
        <w:rPr>
          <w:rFonts w:ascii="Arial" w:hAnsi="Arial" w:cs="Arial"/>
          <w:sz w:val="20"/>
        </w:rPr>
      </w:pPr>
    </w:p>
    <w:p w14:paraId="63DF9FF7" w14:textId="77777777" w:rsidR="002C3843" w:rsidRDefault="002C3843" w:rsidP="002C3843">
      <w:pPr>
        <w:rPr>
          <w:rFonts w:ascii="Arial" w:hAnsi="Arial" w:cs="Arial"/>
          <w:sz w:val="20"/>
        </w:rPr>
      </w:pPr>
      <w:hyperlink r:id="rId5" w:history="1">
        <w:r>
          <w:rPr>
            <w:rStyle w:val="Hyperlink"/>
          </w:rPr>
          <w:t>State of the Practice for Research Software Survey – Fill out form</w:t>
        </w:r>
      </w:hyperlink>
    </w:p>
    <w:p w14:paraId="652E940C" w14:textId="77777777" w:rsidR="00B052DF" w:rsidRDefault="00B052DF" w:rsidP="00B052DF">
      <w:pPr>
        <w:rPr>
          <w:rFonts w:ascii="Arial" w:hAnsi="Arial" w:cs="Arial"/>
          <w:sz w:val="20"/>
        </w:rPr>
      </w:pPr>
    </w:p>
    <w:p w14:paraId="46F28B8B" w14:textId="77777777" w:rsidR="00B052DF" w:rsidRDefault="00B052DF" w:rsidP="00B052DF">
      <w:r>
        <w:rPr>
          <w:rFonts w:ascii="Arial" w:hAnsi="Arial" w:cs="Arial"/>
          <w:sz w:val="20"/>
        </w:rPr>
        <w:t>If you prefer the interview option, you will need to reply to this email so that we can arrange an interview time.</w:t>
      </w:r>
    </w:p>
    <w:p w14:paraId="42BE0F33" w14:textId="77777777" w:rsidR="00B052DF" w:rsidRDefault="00B052DF">
      <w:pPr>
        <w:rPr>
          <w:rFonts w:ascii="Arial" w:hAnsi="Arial" w:cs="Arial"/>
          <w:sz w:val="20"/>
        </w:rPr>
      </w:pPr>
    </w:p>
    <w:p w14:paraId="18393550" w14:textId="77777777" w:rsidR="002A1C13" w:rsidRDefault="00000000">
      <w:r>
        <w:rPr>
          <w:rFonts w:ascii="Arial" w:hAnsi="Arial" w:cs="Arial"/>
          <w:sz w:val="20"/>
        </w:rPr>
        <w:lastRenderedPageBreak/>
        <w:t>Please let me know if I should be sending this request to a different person or email account associated with {software package name}.</w:t>
      </w:r>
    </w:p>
    <w:p w14:paraId="65BF0B50" w14:textId="77777777" w:rsidR="002A1C13" w:rsidRDefault="002A1C13">
      <w:pPr>
        <w:rPr>
          <w:rFonts w:ascii="Arial" w:hAnsi="Arial" w:cs="Arial"/>
          <w:sz w:val="20"/>
        </w:rPr>
      </w:pPr>
    </w:p>
    <w:p w14:paraId="6D21E050" w14:textId="77777777" w:rsidR="002A1C13" w:rsidRDefault="00000000">
      <w:r>
        <w:rPr>
          <w:rFonts w:ascii="Arial" w:hAnsi="Arial" w:cs="Arial"/>
          <w:sz w:val="20"/>
        </w:rPr>
        <w:t xml:space="preserve">Please let me know if you have any questions, I look forward to hearing from you. </w:t>
      </w:r>
    </w:p>
    <w:p w14:paraId="47A75E9D" w14:textId="77777777" w:rsidR="002A1C13" w:rsidRDefault="002A1C13">
      <w:pPr>
        <w:rPr>
          <w:rFonts w:ascii="Arial" w:hAnsi="Arial" w:cs="Arial"/>
          <w:sz w:val="20"/>
        </w:rPr>
      </w:pPr>
    </w:p>
    <w:p w14:paraId="7AE5891E" w14:textId="77777777" w:rsidR="002A1C13" w:rsidRDefault="00000000">
      <w:r>
        <w:rPr>
          <w:rFonts w:ascii="Arial" w:hAnsi="Arial" w:cs="Arial"/>
          <w:sz w:val="20"/>
        </w:rPr>
        <w:t xml:space="preserve">I will not be sending any further follow-up emails. </w:t>
      </w:r>
    </w:p>
    <w:p w14:paraId="52CA4D2B" w14:textId="77777777" w:rsidR="002A1C13" w:rsidRDefault="002A1C13">
      <w:pPr>
        <w:rPr>
          <w:rFonts w:ascii="Arial" w:hAnsi="Arial" w:cs="Arial"/>
          <w:sz w:val="20"/>
        </w:rPr>
      </w:pPr>
    </w:p>
    <w:p w14:paraId="3162FAA5" w14:textId="77777777" w:rsidR="00E13C47" w:rsidRPr="002F5798" w:rsidRDefault="00E13C47" w:rsidP="00E13C47">
      <w:pPr>
        <w:rPr>
          <w:rFonts w:ascii="Arial" w:hAnsi="Arial" w:cs="Arial"/>
          <w:sz w:val="20"/>
          <w:lang w:val="en-CA"/>
        </w:rPr>
      </w:pPr>
      <w:r w:rsidRPr="002F5798">
        <w:rPr>
          <w:rFonts w:ascii="Arial" w:hAnsi="Arial" w:cs="Arial"/>
          <w:sz w:val="20"/>
          <w:lang w:val="en-CA"/>
        </w:rPr>
        <w:t>This study has been reviewed by</w:t>
      </w:r>
      <w:r>
        <w:rPr>
          <w:rFonts w:ascii="Arial" w:hAnsi="Arial" w:cs="Arial"/>
          <w:sz w:val="20"/>
        </w:rPr>
        <w:t xml:space="preserve"> </w:t>
      </w:r>
      <w:r w:rsidRPr="002F5798">
        <w:rPr>
          <w:rFonts w:ascii="Arial" w:hAnsi="Arial" w:cs="Arial"/>
          <w:sz w:val="20"/>
          <w:lang w:val="en-CA"/>
        </w:rPr>
        <w:t>the McMaster Research Ethics Board and received ethics clearance under project</w:t>
      </w:r>
      <w:r>
        <w:rPr>
          <w:rFonts w:ascii="Arial" w:hAnsi="Arial" w:cs="Arial"/>
          <w:sz w:val="20"/>
        </w:rPr>
        <w:t xml:space="preserve"> </w:t>
      </w:r>
      <w:r w:rsidRPr="002F5798">
        <w:rPr>
          <w:rFonts w:ascii="Arial" w:hAnsi="Arial" w:cs="Arial"/>
          <w:sz w:val="20"/>
          <w:lang w:val="en-CA"/>
        </w:rPr>
        <w:t>8215. If you have concerns or questions about your rights as a participant or</w:t>
      </w:r>
      <w:r>
        <w:rPr>
          <w:rFonts w:ascii="Arial" w:hAnsi="Arial" w:cs="Arial"/>
          <w:sz w:val="20"/>
        </w:rPr>
        <w:t xml:space="preserve"> </w:t>
      </w:r>
      <w:r w:rsidRPr="002F5798">
        <w:rPr>
          <w:rFonts w:ascii="Arial" w:hAnsi="Arial" w:cs="Arial"/>
          <w:sz w:val="20"/>
          <w:lang w:val="en-CA"/>
        </w:rPr>
        <w:t>about the way the study is conducted, please contact McMaster Research Ethics</w:t>
      </w:r>
      <w:r>
        <w:rPr>
          <w:rFonts w:ascii="Arial" w:hAnsi="Arial" w:cs="Arial"/>
          <w:sz w:val="20"/>
        </w:rPr>
        <w:t xml:space="preserve"> </w:t>
      </w:r>
      <w:r w:rsidRPr="002F5798">
        <w:rPr>
          <w:rFonts w:ascii="Arial" w:hAnsi="Arial" w:cs="Arial"/>
          <w:sz w:val="20"/>
          <w:lang w:val="en-CA"/>
        </w:rPr>
        <w:t>Office by phone: (905) 525-9140 ext. 23142 or e-mail: mreb@mcmaster.ca.</w:t>
      </w:r>
    </w:p>
    <w:p w14:paraId="40F4853C" w14:textId="77777777" w:rsidR="002A1C13" w:rsidRDefault="002A1C13">
      <w:pPr>
        <w:rPr>
          <w:rFonts w:ascii="Arial" w:hAnsi="Arial" w:cs="Arial"/>
          <w:sz w:val="18"/>
          <w:szCs w:val="18"/>
          <w:lang w:val="it-IT"/>
        </w:rPr>
      </w:pPr>
    </w:p>
    <w:p w14:paraId="496FF410" w14:textId="77777777" w:rsidR="00297817" w:rsidRDefault="00297817" w:rsidP="00297817">
      <w:pPr>
        <w:rPr>
          <w:rFonts w:ascii="Arial" w:hAnsi="Arial" w:cs="Arial"/>
          <w:sz w:val="18"/>
          <w:szCs w:val="18"/>
          <w:lang w:val="it-IT"/>
        </w:rPr>
      </w:pPr>
      <w:r>
        <w:rPr>
          <w:rFonts w:ascii="Arial" w:hAnsi="Arial" w:cs="Arial"/>
          <w:sz w:val="18"/>
          <w:szCs w:val="18"/>
          <w:lang w:val="it-IT"/>
        </w:rPr>
        <w:t xml:space="preserve">By </w:t>
      </w:r>
      <w:proofErr w:type="spellStart"/>
      <w:r>
        <w:rPr>
          <w:rFonts w:ascii="Arial" w:hAnsi="Arial" w:cs="Arial"/>
          <w:sz w:val="18"/>
          <w:szCs w:val="18"/>
          <w:lang w:val="it-IT"/>
        </w:rPr>
        <w:t>replying</w:t>
      </w:r>
      <w:proofErr w:type="spellEnd"/>
      <w:r>
        <w:rPr>
          <w:rFonts w:ascii="Arial" w:hAnsi="Arial" w:cs="Arial"/>
          <w:sz w:val="18"/>
          <w:szCs w:val="18"/>
          <w:lang w:val="it-IT"/>
        </w:rPr>
        <w:t xml:space="preserve"> to </w:t>
      </w:r>
      <w:proofErr w:type="spellStart"/>
      <w:r>
        <w:rPr>
          <w:rFonts w:ascii="Arial" w:hAnsi="Arial" w:cs="Arial"/>
          <w:sz w:val="18"/>
          <w:szCs w:val="18"/>
          <w:lang w:val="it-IT"/>
        </w:rPr>
        <w:t>this</w:t>
      </w:r>
      <w:proofErr w:type="spellEnd"/>
      <w:r>
        <w:rPr>
          <w:rFonts w:ascii="Arial" w:hAnsi="Arial" w:cs="Arial"/>
          <w:sz w:val="18"/>
          <w:szCs w:val="18"/>
          <w:lang w:val="it-IT"/>
        </w:rPr>
        <w:t xml:space="preserve"> </w:t>
      </w:r>
      <w:proofErr w:type="gramStart"/>
      <w:r>
        <w:rPr>
          <w:rFonts w:ascii="Arial" w:hAnsi="Arial" w:cs="Arial"/>
          <w:sz w:val="18"/>
          <w:szCs w:val="18"/>
          <w:lang w:val="it-IT"/>
        </w:rPr>
        <w:t>email</w:t>
      </w:r>
      <w:proofErr w:type="gramEnd"/>
      <w:r>
        <w:rPr>
          <w:rFonts w:ascii="Arial" w:hAnsi="Arial" w:cs="Arial"/>
          <w:sz w:val="18"/>
          <w:szCs w:val="18"/>
          <w:lang w:val="it-IT"/>
        </w:rPr>
        <w:t xml:space="preserve"> and </w:t>
      </w:r>
      <w:proofErr w:type="spellStart"/>
      <w:r>
        <w:rPr>
          <w:rFonts w:ascii="Arial" w:hAnsi="Arial" w:cs="Arial"/>
          <w:sz w:val="18"/>
          <w:szCs w:val="18"/>
          <w:lang w:val="it-IT"/>
        </w:rPr>
        <w:t>agreeing</w:t>
      </w:r>
      <w:proofErr w:type="spellEnd"/>
      <w:r>
        <w:rPr>
          <w:rFonts w:ascii="Arial" w:hAnsi="Arial" w:cs="Arial"/>
          <w:sz w:val="18"/>
          <w:szCs w:val="18"/>
          <w:lang w:val="it-IT"/>
        </w:rPr>
        <w:t xml:space="preserve"> to participate, </w:t>
      </w:r>
      <w:proofErr w:type="spellStart"/>
      <w:r>
        <w:rPr>
          <w:rFonts w:ascii="Arial" w:hAnsi="Arial" w:cs="Arial"/>
          <w:sz w:val="18"/>
          <w:szCs w:val="18"/>
          <w:lang w:val="it-IT"/>
        </w:rPr>
        <w:t>you</w:t>
      </w:r>
      <w:proofErr w:type="spellEnd"/>
      <w:r>
        <w:rPr>
          <w:rFonts w:ascii="Arial" w:hAnsi="Arial" w:cs="Arial"/>
          <w:sz w:val="18"/>
          <w:szCs w:val="18"/>
          <w:lang w:val="it-IT"/>
        </w:rPr>
        <w:t xml:space="preserve"> are </w:t>
      </w:r>
      <w:proofErr w:type="spellStart"/>
      <w:r>
        <w:rPr>
          <w:rFonts w:ascii="Arial" w:hAnsi="Arial" w:cs="Arial"/>
          <w:sz w:val="18"/>
          <w:szCs w:val="18"/>
          <w:lang w:val="it-IT"/>
        </w:rPr>
        <w:t>affirming</w:t>
      </w:r>
      <w:proofErr w:type="spellEnd"/>
      <w:r>
        <w:rPr>
          <w:rFonts w:ascii="Arial" w:hAnsi="Arial" w:cs="Arial"/>
          <w:sz w:val="18"/>
          <w:szCs w:val="18"/>
          <w:lang w:val="it-IT"/>
        </w:rPr>
        <w:t xml:space="preserve"> the following:</w:t>
      </w:r>
    </w:p>
    <w:p w14:paraId="66F2EE24" w14:textId="77777777" w:rsidR="00297817" w:rsidRDefault="00297817" w:rsidP="00297817">
      <w:pPr>
        <w:rPr>
          <w:rFonts w:ascii="Arial" w:hAnsi="Arial" w:cs="Arial"/>
          <w:sz w:val="18"/>
          <w:szCs w:val="18"/>
          <w:lang w:val="it-IT"/>
        </w:rPr>
      </w:pPr>
    </w:p>
    <w:p w14:paraId="10A6BD3D" w14:textId="77777777" w:rsidR="00297817" w:rsidRDefault="00297817" w:rsidP="00297817">
      <w:pPr>
        <w:pStyle w:val="ListParagraph"/>
        <w:numPr>
          <w:ilvl w:val="0"/>
          <w:numId w:val="1"/>
        </w:numPr>
        <w:rPr>
          <w:rFonts w:ascii="Arial" w:hAnsi="Arial" w:cs="Arial"/>
          <w:sz w:val="18"/>
          <w:szCs w:val="18"/>
          <w:lang w:val="en-CA"/>
        </w:rPr>
      </w:pPr>
      <w:r>
        <w:rPr>
          <w:rFonts w:ascii="Arial" w:hAnsi="Arial" w:cs="Arial"/>
          <w:sz w:val="18"/>
          <w:szCs w:val="18"/>
          <w:lang w:val="it-IT"/>
        </w:rPr>
        <w:t xml:space="preserve">I </w:t>
      </w:r>
      <w:proofErr w:type="spellStart"/>
      <w:r>
        <w:rPr>
          <w:rFonts w:ascii="Arial" w:hAnsi="Arial" w:cs="Arial"/>
          <w:sz w:val="18"/>
          <w:szCs w:val="18"/>
          <w:lang w:val="it-IT"/>
        </w:rPr>
        <w:t>have</w:t>
      </w:r>
      <w:proofErr w:type="spellEnd"/>
      <w:r>
        <w:rPr>
          <w:rFonts w:ascii="Arial" w:hAnsi="Arial" w:cs="Arial"/>
          <w:sz w:val="18"/>
          <w:szCs w:val="18"/>
          <w:lang w:val="it-IT"/>
        </w:rPr>
        <w:t xml:space="preserve"> </w:t>
      </w:r>
      <w:r w:rsidRPr="005762F5">
        <w:rPr>
          <w:rFonts w:ascii="Arial" w:hAnsi="Arial" w:cs="Arial"/>
          <w:sz w:val="18"/>
          <w:szCs w:val="18"/>
          <w:lang w:val="en-CA"/>
        </w:rPr>
        <w:t>I have read the information presented in the information letter about a</w:t>
      </w:r>
      <w:r>
        <w:rPr>
          <w:rFonts w:ascii="Arial" w:hAnsi="Arial" w:cs="Arial"/>
          <w:sz w:val="18"/>
          <w:szCs w:val="18"/>
          <w:lang w:val="en-CA"/>
        </w:rPr>
        <w:t xml:space="preserve"> </w:t>
      </w:r>
      <w:r w:rsidRPr="00096AA3">
        <w:rPr>
          <w:rFonts w:ascii="Arial" w:hAnsi="Arial" w:cs="Arial"/>
          <w:sz w:val="18"/>
          <w:szCs w:val="18"/>
          <w:lang w:val="en-CA"/>
        </w:rPr>
        <w:t>study being conducted by</w:t>
      </w:r>
      <w:r>
        <w:rPr>
          <w:rFonts w:ascii="Arial" w:hAnsi="Arial" w:cs="Arial"/>
          <w:sz w:val="18"/>
          <w:szCs w:val="18"/>
          <w:lang w:val="en-CA"/>
        </w:rPr>
        <w:t xml:space="preserve"> Spencer Smith, Christopher Schankula and Ziyang Fang</w:t>
      </w:r>
      <w:r w:rsidRPr="00096AA3">
        <w:rPr>
          <w:rFonts w:ascii="Arial" w:hAnsi="Arial" w:cs="Arial"/>
          <w:sz w:val="18"/>
          <w:szCs w:val="18"/>
          <w:lang w:val="en-CA"/>
        </w:rPr>
        <w:t xml:space="preserve"> of McMaster University. </w:t>
      </w:r>
    </w:p>
    <w:p w14:paraId="67B67EB0" w14:textId="6464D5D2" w:rsidR="00297817" w:rsidRDefault="00297817" w:rsidP="00297817">
      <w:pPr>
        <w:pStyle w:val="ListParagraph"/>
        <w:numPr>
          <w:ilvl w:val="0"/>
          <w:numId w:val="1"/>
        </w:numPr>
        <w:rPr>
          <w:rFonts w:ascii="Arial" w:hAnsi="Arial" w:cs="Arial"/>
          <w:sz w:val="18"/>
          <w:szCs w:val="18"/>
          <w:lang w:val="en-CA"/>
        </w:rPr>
      </w:pPr>
      <w:r w:rsidRPr="005762F5">
        <w:rPr>
          <w:rFonts w:ascii="Arial" w:hAnsi="Arial" w:cs="Arial"/>
          <w:sz w:val="18"/>
          <w:szCs w:val="18"/>
          <w:lang w:val="en-CA"/>
        </w:rPr>
        <w:t>I have had the opportunity to ask questions about my involvement in this</w:t>
      </w:r>
      <w:r>
        <w:rPr>
          <w:rFonts w:ascii="Arial" w:hAnsi="Arial" w:cs="Arial"/>
          <w:sz w:val="18"/>
          <w:szCs w:val="18"/>
          <w:lang w:val="en-CA"/>
        </w:rPr>
        <w:t xml:space="preserve"> </w:t>
      </w:r>
      <w:r w:rsidRPr="00096AA3">
        <w:rPr>
          <w:rFonts w:ascii="Arial" w:hAnsi="Arial" w:cs="Arial"/>
          <w:sz w:val="18"/>
          <w:szCs w:val="18"/>
          <w:lang w:val="en-CA"/>
        </w:rPr>
        <w:t>study and to receive additional details I request.</w:t>
      </w:r>
    </w:p>
    <w:p w14:paraId="5F27023F" w14:textId="5A9BE377" w:rsidR="00297817" w:rsidRPr="00096AA3" w:rsidRDefault="00297817" w:rsidP="00297817">
      <w:pPr>
        <w:pStyle w:val="ListParagraph"/>
        <w:numPr>
          <w:ilvl w:val="0"/>
          <w:numId w:val="1"/>
        </w:numPr>
        <w:rPr>
          <w:rFonts w:ascii="Arial" w:hAnsi="Arial" w:cs="Arial"/>
          <w:sz w:val="18"/>
          <w:szCs w:val="18"/>
          <w:lang w:val="en-CA"/>
        </w:rPr>
      </w:pPr>
      <w:r w:rsidRPr="005762F5">
        <w:rPr>
          <w:rFonts w:ascii="Arial" w:hAnsi="Arial" w:cs="Arial"/>
          <w:sz w:val="18"/>
          <w:szCs w:val="18"/>
          <w:lang w:val="en-CA"/>
        </w:rPr>
        <w:t>I understand that if I agree to participate in this study, I may withdraw</w:t>
      </w:r>
      <w:r>
        <w:rPr>
          <w:rFonts w:ascii="Arial" w:hAnsi="Arial" w:cs="Arial"/>
          <w:sz w:val="18"/>
          <w:szCs w:val="18"/>
          <w:lang w:val="en-CA"/>
        </w:rPr>
        <w:t xml:space="preserve"> </w:t>
      </w:r>
      <w:r w:rsidRPr="00096AA3">
        <w:rPr>
          <w:rFonts w:ascii="Arial" w:hAnsi="Arial" w:cs="Arial"/>
          <w:sz w:val="18"/>
          <w:szCs w:val="18"/>
          <w:lang w:val="en-CA"/>
        </w:rPr>
        <w:t xml:space="preserve">from the study at any time or up until </w:t>
      </w:r>
      <w:r w:rsidR="00B03983">
        <w:rPr>
          <w:rFonts w:ascii="Arial" w:hAnsi="Arial" w:cs="Arial"/>
          <w:sz w:val="18"/>
          <w:szCs w:val="18"/>
          <w:lang w:val="en-CA"/>
        </w:rPr>
        <w:t xml:space="preserve">Aug </w:t>
      </w:r>
      <w:ins w:id="8" w:author="Spencer Smith" w:date="2026-07-29T22:58:00Z" w16du:dateUtc="2026-07-30T02:58:00Z">
        <w:r w:rsidR="00DE3134">
          <w:rPr>
            <w:rFonts w:ascii="Arial" w:hAnsi="Arial" w:cs="Arial"/>
            <w:sz w:val="18"/>
            <w:szCs w:val="18"/>
            <w:lang w:val="en-CA"/>
          </w:rPr>
          <w:t>30</w:t>
        </w:r>
      </w:ins>
      <w:del w:id="9" w:author="Spencer Smith" w:date="2026-07-29T22:58:00Z" w16du:dateUtc="2026-07-30T02:58:00Z">
        <w:r w:rsidR="00B03983" w:rsidDel="00DE3134">
          <w:rPr>
            <w:rFonts w:ascii="Arial" w:hAnsi="Arial" w:cs="Arial"/>
            <w:sz w:val="18"/>
            <w:szCs w:val="18"/>
            <w:lang w:val="en-CA"/>
          </w:rPr>
          <w:delText>8</w:delText>
        </w:r>
      </w:del>
      <w:r w:rsidR="00B03983">
        <w:rPr>
          <w:rFonts w:ascii="Arial" w:hAnsi="Arial" w:cs="Arial"/>
          <w:sz w:val="18"/>
          <w:szCs w:val="18"/>
          <w:lang w:val="en-CA"/>
        </w:rPr>
        <w:t>th</w:t>
      </w:r>
      <w:r>
        <w:rPr>
          <w:rFonts w:ascii="Arial" w:hAnsi="Arial" w:cs="Arial"/>
          <w:sz w:val="18"/>
          <w:szCs w:val="18"/>
          <w:lang w:val="en-CA"/>
        </w:rPr>
        <w:t>, 2026</w:t>
      </w:r>
      <w:r w:rsidRPr="00096AA3">
        <w:rPr>
          <w:rFonts w:ascii="Arial" w:hAnsi="Arial" w:cs="Arial"/>
          <w:sz w:val="18"/>
          <w:szCs w:val="18"/>
          <w:lang w:val="en-CA"/>
        </w:rPr>
        <w:t xml:space="preserve"> </w:t>
      </w:r>
    </w:p>
    <w:p w14:paraId="768E22B2" w14:textId="77777777" w:rsidR="00297817" w:rsidRPr="005762F5" w:rsidRDefault="00297817" w:rsidP="00297817">
      <w:pPr>
        <w:pStyle w:val="ListParagraph"/>
        <w:numPr>
          <w:ilvl w:val="0"/>
          <w:numId w:val="1"/>
        </w:numPr>
        <w:rPr>
          <w:rFonts w:ascii="Arial" w:hAnsi="Arial" w:cs="Arial"/>
          <w:sz w:val="18"/>
          <w:szCs w:val="18"/>
          <w:lang w:val="en-CA"/>
        </w:rPr>
      </w:pPr>
      <w:r w:rsidRPr="005762F5">
        <w:rPr>
          <w:rFonts w:ascii="Arial" w:hAnsi="Arial" w:cs="Arial"/>
          <w:sz w:val="18"/>
          <w:szCs w:val="18"/>
          <w:lang w:val="en-CA"/>
        </w:rPr>
        <w:t xml:space="preserve">I have a copy of this </w:t>
      </w:r>
      <w:r>
        <w:rPr>
          <w:rFonts w:ascii="Arial" w:hAnsi="Arial" w:cs="Arial"/>
          <w:sz w:val="18"/>
          <w:szCs w:val="18"/>
          <w:lang w:val="en-CA"/>
        </w:rPr>
        <w:t>e-mail and the letter of information</w:t>
      </w:r>
      <w:r w:rsidRPr="005762F5">
        <w:rPr>
          <w:rFonts w:ascii="Arial" w:hAnsi="Arial" w:cs="Arial"/>
          <w:sz w:val="18"/>
          <w:szCs w:val="18"/>
          <w:lang w:val="en-CA"/>
        </w:rPr>
        <w:t xml:space="preserve">. </w:t>
      </w:r>
    </w:p>
    <w:p w14:paraId="45D5F183" w14:textId="77777777" w:rsidR="00297817" w:rsidRPr="00096AA3" w:rsidRDefault="00297817" w:rsidP="00297817">
      <w:pPr>
        <w:pStyle w:val="ListParagraph"/>
        <w:numPr>
          <w:ilvl w:val="0"/>
          <w:numId w:val="1"/>
        </w:numPr>
        <w:rPr>
          <w:rFonts w:ascii="Arial" w:hAnsi="Arial" w:cs="Arial"/>
          <w:sz w:val="18"/>
          <w:szCs w:val="18"/>
          <w:lang w:val="en-CA"/>
        </w:rPr>
      </w:pPr>
      <w:r w:rsidRPr="005762F5">
        <w:rPr>
          <w:rFonts w:ascii="Arial" w:hAnsi="Arial" w:cs="Arial"/>
          <w:sz w:val="18"/>
          <w:szCs w:val="18"/>
          <w:lang w:val="en-CA"/>
        </w:rPr>
        <w:t>I agree to participate in the study.</w:t>
      </w:r>
    </w:p>
    <w:p w14:paraId="52B104B5" w14:textId="77777777" w:rsidR="00297817" w:rsidRDefault="00297817">
      <w:pPr>
        <w:rPr>
          <w:rFonts w:ascii="Arial" w:hAnsi="Arial" w:cs="Arial"/>
          <w:sz w:val="18"/>
          <w:szCs w:val="18"/>
          <w:lang w:val="it-IT"/>
        </w:rPr>
      </w:pPr>
    </w:p>
    <w:p w14:paraId="7FA8264F" w14:textId="77777777" w:rsidR="002A1C13" w:rsidRDefault="002A1C13">
      <w:pPr>
        <w:rPr>
          <w:rFonts w:ascii="Arial" w:hAnsi="Arial" w:cs="Arial"/>
          <w:sz w:val="18"/>
          <w:szCs w:val="18"/>
          <w:lang w:val="it-IT"/>
        </w:rPr>
      </w:pPr>
    </w:p>
    <w:p w14:paraId="70D2AAE5" w14:textId="77777777" w:rsidR="002A1C13" w:rsidRDefault="00000000">
      <w:r>
        <w:rPr>
          <w:rFonts w:ascii="Arial" w:hAnsi="Arial" w:cs="Arial"/>
          <w:sz w:val="18"/>
          <w:szCs w:val="18"/>
          <w:lang w:val="it-IT"/>
        </w:rPr>
        <w:t xml:space="preserve">Thank </w:t>
      </w:r>
      <w:proofErr w:type="spellStart"/>
      <w:r>
        <w:rPr>
          <w:rFonts w:ascii="Arial" w:hAnsi="Arial" w:cs="Arial"/>
          <w:sz w:val="18"/>
          <w:szCs w:val="18"/>
          <w:lang w:val="it-IT"/>
        </w:rPr>
        <w:t>you</w:t>
      </w:r>
      <w:proofErr w:type="spellEnd"/>
      <w:r>
        <w:rPr>
          <w:rFonts w:ascii="Arial" w:hAnsi="Arial" w:cs="Arial"/>
          <w:sz w:val="18"/>
          <w:szCs w:val="18"/>
          <w:lang w:val="it-IT"/>
        </w:rPr>
        <w:t>,</w:t>
      </w:r>
    </w:p>
    <w:p w14:paraId="5CF2F951" w14:textId="77777777" w:rsidR="002A1C13" w:rsidRDefault="002A1C13">
      <w:pPr>
        <w:rPr>
          <w:rFonts w:ascii="Arial" w:hAnsi="Arial" w:cs="Arial"/>
          <w:sz w:val="18"/>
          <w:szCs w:val="18"/>
          <w:lang w:val="it-IT"/>
        </w:rPr>
      </w:pPr>
    </w:p>
    <w:p w14:paraId="70538871" w14:textId="77777777" w:rsidR="002A1C13" w:rsidRDefault="00000000">
      <w:pPr>
        <w:rPr>
          <w:rFonts w:ascii="Arial" w:hAnsi="Arial" w:cs="Arial"/>
          <w:sz w:val="18"/>
          <w:szCs w:val="18"/>
          <w:lang w:val="it-IT"/>
        </w:rPr>
      </w:pPr>
      <w:r>
        <w:rPr>
          <w:rFonts w:ascii="Arial" w:hAnsi="Arial" w:cs="Arial"/>
          <w:sz w:val="18"/>
          <w:szCs w:val="18"/>
          <w:lang w:val="it-IT"/>
        </w:rPr>
        <w:t>{Student Investigator Name}</w:t>
      </w:r>
    </w:p>
    <w:p w14:paraId="4FA64618" w14:textId="77777777" w:rsidR="002A1C13" w:rsidRDefault="00000000">
      <w:pPr>
        <w:jc w:val="both"/>
        <w:rPr>
          <w:rFonts w:ascii="Arial" w:hAnsi="Arial" w:cs="Arial"/>
          <w:sz w:val="20"/>
        </w:rPr>
      </w:pPr>
      <w:proofErr w:type="gramStart"/>
      <w:r>
        <w:rPr>
          <w:rFonts w:ascii="Arial" w:hAnsi="Arial" w:cs="Arial"/>
          <w:sz w:val="20"/>
        </w:rPr>
        <w:t>Masters</w:t>
      </w:r>
      <w:proofErr w:type="gramEnd"/>
      <w:r>
        <w:rPr>
          <w:rFonts w:ascii="Arial" w:hAnsi="Arial" w:cs="Arial"/>
          <w:sz w:val="20"/>
        </w:rPr>
        <w:t xml:space="preserve"> Candidate in Computing and Software </w:t>
      </w:r>
    </w:p>
    <w:p w14:paraId="36403674" w14:textId="0730ADEE" w:rsidR="0090357D" w:rsidRDefault="0090357D">
      <w:pPr>
        <w:jc w:val="both"/>
      </w:pPr>
      <w:r>
        <w:rPr>
          <w:rFonts w:ascii="Arial" w:hAnsi="Arial" w:cs="Arial"/>
          <w:sz w:val="20"/>
        </w:rPr>
        <w:t>Computing and Software Department</w:t>
      </w:r>
    </w:p>
    <w:p w14:paraId="38DBE7E7" w14:textId="4E373C8D" w:rsidR="002A1C13" w:rsidRDefault="0090357D">
      <w:pPr>
        <w:jc w:val="both"/>
      </w:pPr>
      <w:r>
        <w:rPr>
          <w:rFonts w:ascii="Arial" w:hAnsi="Arial" w:cs="Arial"/>
          <w:sz w:val="20"/>
        </w:rPr>
        <w:t>Computing and Software Department</w:t>
      </w:r>
    </w:p>
    <w:p w14:paraId="675C52F2" w14:textId="77777777" w:rsidR="002A1C13" w:rsidRDefault="00000000">
      <w:pPr>
        <w:jc w:val="both"/>
      </w:pPr>
      <w:r>
        <w:rPr>
          <w:rFonts w:ascii="Arial" w:hAnsi="Arial" w:cs="Arial"/>
          <w:sz w:val="20"/>
        </w:rPr>
        <w:t xml:space="preserve">McMaster University, Hamilton Ontario </w:t>
      </w:r>
    </w:p>
    <w:p w14:paraId="5BE6F96F" w14:textId="7AD82858" w:rsidR="002A1C13" w:rsidRDefault="00000000">
      <w:pPr>
        <w:jc w:val="both"/>
        <w:rPr>
          <w:rFonts w:ascii="Arial" w:hAnsi="Arial" w:cs="Arial"/>
          <w:color w:val="0000FF"/>
          <w:sz w:val="20"/>
          <w:szCs w:val="18"/>
          <w:u w:val="single"/>
          <w:lang w:val="it-IT"/>
        </w:rPr>
      </w:pPr>
      <w:r>
        <w:rPr>
          <w:rStyle w:val="Hyperlink"/>
          <w:rFonts w:ascii="Arial" w:hAnsi="Arial" w:cs="Arial"/>
          <w:sz w:val="20"/>
          <w:szCs w:val="18"/>
          <w:lang w:val="it-IT"/>
        </w:rPr>
        <w:t xml:space="preserve">{Student </w:t>
      </w:r>
      <w:r w:rsidR="0090357D">
        <w:rPr>
          <w:rStyle w:val="Hyperlink"/>
          <w:rFonts w:ascii="Arial" w:hAnsi="Arial" w:cs="Arial"/>
          <w:sz w:val="20"/>
          <w:szCs w:val="18"/>
          <w:lang w:val="it-IT"/>
        </w:rPr>
        <w:t xml:space="preserve">Investigator </w:t>
      </w:r>
      <w:proofErr w:type="gramStart"/>
      <w:r>
        <w:rPr>
          <w:rStyle w:val="Hyperlink"/>
          <w:rFonts w:ascii="Arial" w:hAnsi="Arial" w:cs="Arial"/>
          <w:sz w:val="20"/>
          <w:szCs w:val="18"/>
          <w:lang w:val="it-IT"/>
        </w:rPr>
        <w:t>Email</w:t>
      </w:r>
      <w:proofErr w:type="gramEnd"/>
      <w:r>
        <w:rPr>
          <w:rStyle w:val="Hyperlink"/>
          <w:rFonts w:ascii="Arial" w:hAnsi="Arial" w:cs="Arial"/>
          <w:sz w:val="20"/>
          <w:szCs w:val="18"/>
          <w:lang w:val="it-IT"/>
        </w:rPr>
        <w:t>}</w:t>
      </w:r>
    </w:p>
    <w:p w14:paraId="46FC0A44" w14:textId="77777777" w:rsidR="002A1C13" w:rsidRDefault="002A1C13">
      <w:pPr>
        <w:jc w:val="both"/>
        <w:rPr>
          <w:rFonts w:ascii="Arial" w:hAnsi="Arial" w:cs="Arial"/>
          <w:color w:val="0000FF"/>
          <w:sz w:val="20"/>
          <w:szCs w:val="18"/>
          <w:u w:val="single"/>
          <w:lang w:val="it-IT"/>
        </w:rPr>
      </w:pPr>
    </w:p>
    <w:p w14:paraId="4E229E9B" w14:textId="77777777" w:rsidR="002A1C13" w:rsidRDefault="00000000">
      <w:pPr>
        <w:rPr>
          <w:rFonts w:ascii="Arial" w:hAnsi="Arial" w:cs="Arial"/>
          <w:sz w:val="20"/>
          <w:szCs w:val="20"/>
          <w:lang w:val="it-IT"/>
        </w:rPr>
      </w:pPr>
      <w:r>
        <w:rPr>
          <w:rFonts w:ascii="Arial" w:hAnsi="Arial" w:cs="Arial"/>
          <w:sz w:val="20"/>
          <w:szCs w:val="20"/>
          <w:lang w:val="it-IT"/>
        </w:rPr>
        <w:t>Spencer Smith</w:t>
      </w:r>
    </w:p>
    <w:p w14:paraId="212B7A3A" w14:textId="77777777" w:rsidR="002A1C13" w:rsidRDefault="00000000">
      <w:pPr>
        <w:jc w:val="both"/>
        <w:rPr>
          <w:rFonts w:ascii="Arial" w:hAnsi="Arial" w:cs="Arial"/>
          <w:sz w:val="20"/>
        </w:rPr>
      </w:pPr>
      <w:r>
        <w:rPr>
          <w:rFonts w:ascii="Arial" w:hAnsi="Arial" w:cs="Arial"/>
          <w:sz w:val="20"/>
        </w:rPr>
        <w:t>Associate Professor, Computing and Software</w:t>
      </w:r>
    </w:p>
    <w:p w14:paraId="2A5B0EDA" w14:textId="18EA01C0" w:rsidR="0090357D" w:rsidRDefault="0090357D">
      <w:pPr>
        <w:jc w:val="both"/>
        <w:rPr>
          <w:rFonts w:ascii="Arial" w:hAnsi="Arial" w:cs="Arial"/>
          <w:sz w:val="20"/>
        </w:rPr>
      </w:pPr>
      <w:r>
        <w:rPr>
          <w:rFonts w:ascii="Arial" w:hAnsi="Arial" w:cs="Arial"/>
          <w:sz w:val="20"/>
        </w:rPr>
        <w:t>Computing and Software Department</w:t>
      </w:r>
    </w:p>
    <w:p w14:paraId="1BFCB55A" w14:textId="50E6CE09" w:rsidR="002A1C13" w:rsidRDefault="0090357D">
      <w:pPr>
        <w:jc w:val="both"/>
        <w:rPr>
          <w:rFonts w:ascii="Arial" w:hAnsi="Arial" w:cs="Arial"/>
          <w:color w:val="0000FF"/>
          <w:sz w:val="20"/>
          <w:szCs w:val="18"/>
          <w:u w:val="single"/>
          <w:lang w:val="it-IT"/>
        </w:rPr>
      </w:pPr>
      <w:proofErr w:type="spellStart"/>
      <w:r>
        <w:rPr>
          <w:rStyle w:val="Hyperlink"/>
          <w:rFonts w:ascii="Arial" w:hAnsi="Arial" w:cs="Arial"/>
          <w:sz w:val="20"/>
          <w:szCs w:val="18"/>
          <w:lang w:val="it-IT"/>
        </w:rPr>
        <w:t>Faculty</w:t>
      </w:r>
      <w:proofErr w:type="spellEnd"/>
      <w:r>
        <w:rPr>
          <w:rStyle w:val="Hyperlink"/>
          <w:rFonts w:ascii="Arial" w:hAnsi="Arial" w:cs="Arial"/>
          <w:sz w:val="20"/>
          <w:szCs w:val="18"/>
          <w:lang w:val="it-IT"/>
        </w:rPr>
        <w:t xml:space="preserve"> of Engineering </w:t>
      </w:r>
    </w:p>
    <w:p w14:paraId="48C5EC9A" w14:textId="77777777" w:rsidR="002A1C13" w:rsidRDefault="00000000">
      <w:pPr>
        <w:jc w:val="both"/>
      </w:pPr>
      <w:r>
        <w:rPr>
          <w:rFonts w:ascii="Arial" w:hAnsi="Arial" w:cs="Arial"/>
          <w:sz w:val="20"/>
        </w:rPr>
        <w:t xml:space="preserve">McMaster University, Hamilton Ontario </w:t>
      </w:r>
    </w:p>
    <w:p w14:paraId="6C129E8B" w14:textId="77777777" w:rsidR="002A1C13" w:rsidRDefault="00000000">
      <w:pPr>
        <w:jc w:val="both"/>
        <w:rPr>
          <w:rFonts w:ascii="Arial" w:hAnsi="Arial" w:cs="Arial"/>
          <w:color w:val="0000FF"/>
          <w:sz w:val="20"/>
          <w:szCs w:val="18"/>
          <w:u w:val="single"/>
          <w:lang w:val="it-IT"/>
        </w:rPr>
      </w:pPr>
      <w:r>
        <w:rPr>
          <w:rStyle w:val="Hyperlink"/>
          <w:rFonts w:ascii="Arial" w:hAnsi="Arial" w:cs="Arial"/>
          <w:sz w:val="20"/>
          <w:szCs w:val="18"/>
          <w:lang w:val="it-IT"/>
        </w:rPr>
        <w:t>smiths@mcmaster.ca</w:t>
      </w:r>
    </w:p>
    <w:p w14:paraId="21592918" w14:textId="77777777" w:rsidR="002A1C13" w:rsidRDefault="00000000">
      <w:pPr>
        <w:pStyle w:val="Footer"/>
      </w:pPr>
      <w:r>
        <w:rPr>
          <w:rFonts w:ascii="Arial" w:hAnsi="Arial" w:cs="Arial"/>
          <w:sz w:val="18"/>
          <w:szCs w:val="18"/>
          <w:lang w:val="it-IT"/>
        </w:rPr>
        <w:t>________________________________________________________________________</w:t>
      </w:r>
    </w:p>
    <w:p w14:paraId="748A3516" w14:textId="265883E5" w:rsidR="002A1C13" w:rsidRDefault="00000000">
      <w:pPr>
        <w:pStyle w:val="Footer"/>
      </w:pPr>
      <w:proofErr w:type="gramStart"/>
      <w:r>
        <w:rPr>
          <w:rFonts w:ascii="Arial" w:hAnsi="Arial" w:cs="Arial"/>
          <w:i/>
          <w:sz w:val="18"/>
          <w:szCs w:val="18"/>
          <w:lang w:val="it-IT"/>
        </w:rPr>
        <w:t>Email</w:t>
      </w:r>
      <w:proofErr w:type="gramEnd"/>
      <w:r>
        <w:rPr>
          <w:rFonts w:ascii="Arial" w:hAnsi="Arial" w:cs="Arial"/>
          <w:i/>
          <w:sz w:val="18"/>
          <w:szCs w:val="18"/>
          <w:lang w:val="it-IT"/>
        </w:rPr>
        <w:t xml:space="preserve"> Recruitment Script Follow-Up </w:t>
      </w:r>
    </w:p>
    <w:sectPr w:rsidR="002A1C13">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erif CJK SC">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D1A00"/>
    <w:multiLevelType w:val="hybridMultilevel"/>
    <w:tmpl w:val="0690427E"/>
    <w:lvl w:ilvl="0" w:tplc="784A500A">
      <w:start w:val="5"/>
      <w:numFmt w:val="bullet"/>
      <w:lvlText w:val="-"/>
      <w:lvlJc w:val="left"/>
      <w:pPr>
        <w:ind w:left="720" w:hanging="360"/>
      </w:pPr>
      <w:rPr>
        <w:rFonts w:ascii="Arial" w:eastAsia="Noto Serif CJK S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482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pencer Smith">
    <w15:presenceInfo w15:providerId="AD" w15:userId="S::smiths@mcmaster.ca::80185a1f-9ef1-4a10-a8cf-0d62d99a808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trackRevisions/>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2A1C13"/>
    <w:rsid w:val="000A35F4"/>
    <w:rsid w:val="00126B5B"/>
    <w:rsid w:val="00134167"/>
    <w:rsid w:val="001669F4"/>
    <w:rsid w:val="00296307"/>
    <w:rsid w:val="00297817"/>
    <w:rsid w:val="002A1C13"/>
    <w:rsid w:val="002C3843"/>
    <w:rsid w:val="005D3167"/>
    <w:rsid w:val="00607098"/>
    <w:rsid w:val="00631CA2"/>
    <w:rsid w:val="007D0F66"/>
    <w:rsid w:val="007D5DBB"/>
    <w:rsid w:val="007E1CF7"/>
    <w:rsid w:val="008D10D3"/>
    <w:rsid w:val="0090357D"/>
    <w:rsid w:val="0091783C"/>
    <w:rsid w:val="00934306"/>
    <w:rsid w:val="00962406"/>
    <w:rsid w:val="00B03983"/>
    <w:rsid w:val="00B052DF"/>
    <w:rsid w:val="00BA268A"/>
    <w:rsid w:val="00BB5E92"/>
    <w:rsid w:val="00BE3322"/>
    <w:rsid w:val="00C4553F"/>
    <w:rsid w:val="00CD78B2"/>
    <w:rsid w:val="00CE7289"/>
    <w:rsid w:val="00D038AE"/>
    <w:rsid w:val="00DE3134"/>
    <w:rsid w:val="00E13C47"/>
    <w:rsid w:val="00F01801"/>
    <w:rsid w:val="00FE354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6E035A7"/>
  <w15:docId w15:val="{18A4AFBE-D9FA-1A40-A0C4-A975EBB8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Noto Sans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Footer">
    <w:name w:val="footer"/>
    <w:basedOn w:val="Normal"/>
    <w:pPr>
      <w:tabs>
        <w:tab w:val="center" w:pos="4320"/>
        <w:tab w:val="right" w:pos="8640"/>
      </w:tabs>
    </w:pPr>
  </w:style>
  <w:style w:type="paragraph" w:styleId="Revision">
    <w:name w:val="Revision"/>
    <w:hidden/>
    <w:uiPriority w:val="99"/>
    <w:semiHidden/>
    <w:rsid w:val="0091783C"/>
    <w:pPr>
      <w:suppressAutoHyphens w:val="0"/>
    </w:pPr>
    <w:rPr>
      <w:rFonts w:cs="Mangal"/>
      <w:sz w:val="24"/>
      <w:szCs w:val="21"/>
    </w:rPr>
  </w:style>
  <w:style w:type="paragraph" w:styleId="ListParagraph">
    <w:name w:val="List Paragraph"/>
    <w:basedOn w:val="Normal"/>
    <w:uiPriority w:val="34"/>
    <w:qFormat/>
    <w:rsid w:val="0029781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cloud.microsoft/r/PkK96cNa2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Spencer Smith</cp:lastModifiedBy>
  <cp:revision>39</cp:revision>
  <dcterms:created xsi:type="dcterms:W3CDTF">2020-12-02T15:48:00Z</dcterms:created>
  <dcterms:modified xsi:type="dcterms:W3CDTF">2026-07-30T10:04:00Z</dcterms:modified>
  <dc:language>en-US</dc:language>
</cp:coreProperties>
</file>