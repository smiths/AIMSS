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8FDCD9" w14:textId="77777777" w:rsidR="00B160BD" w:rsidRDefault="00000000">
      <w:pPr>
        <w:jc w:val="center"/>
        <w:rPr>
          <w:rFonts w:ascii="Arial" w:hAnsi="Arial" w:cs="Arial"/>
          <w:b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0AF64E2D" wp14:editId="2621C055">
            <wp:simplePos x="0" y="0"/>
            <wp:positionH relativeFrom="column">
              <wp:posOffset>4676775</wp:posOffset>
            </wp:positionH>
            <wp:positionV relativeFrom="paragraph">
              <wp:posOffset>-457200</wp:posOffset>
            </wp:positionV>
            <wp:extent cx="1771650" cy="1200150"/>
            <wp:effectExtent l="0" t="0" r="0" b="0"/>
            <wp:wrapSquare wrapText="bothSides"/>
            <wp:docPr id="1" name="Picture 2" descr="logo_mcma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logo_mcmaster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48"/>
          <w:szCs w:val="48"/>
        </w:rPr>
        <w:t>Appendix A</w:t>
      </w:r>
    </w:p>
    <w:p w14:paraId="4818382A" w14:textId="77777777" w:rsidR="00B160BD" w:rsidRDefault="00000000">
      <w:pPr>
        <w:jc w:val="center"/>
        <w:rPr>
          <w:rFonts w:ascii="Arial" w:hAnsi="Arial" w:cs="Arial"/>
          <w:b/>
          <w:sz w:val="48"/>
          <w:szCs w:val="48"/>
        </w:rPr>
      </w:pPr>
      <w:r>
        <w:rPr>
          <w:rFonts w:ascii="Arial" w:hAnsi="Arial" w:cs="Arial"/>
          <w:b/>
          <w:sz w:val="48"/>
          <w:szCs w:val="48"/>
        </w:rPr>
        <w:tab/>
      </w:r>
      <w:r>
        <w:rPr>
          <w:rFonts w:ascii="Arial" w:hAnsi="Arial" w:cs="Arial"/>
          <w:b/>
          <w:sz w:val="48"/>
          <w:szCs w:val="48"/>
        </w:rPr>
        <w:tab/>
      </w:r>
      <w:r>
        <w:rPr>
          <w:rFonts w:ascii="Arial" w:hAnsi="Arial" w:cs="Arial"/>
          <w:b/>
          <w:sz w:val="48"/>
          <w:szCs w:val="48"/>
        </w:rPr>
        <w:tab/>
      </w:r>
    </w:p>
    <w:p w14:paraId="642F7A19" w14:textId="77777777" w:rsidR="00B160BD" w:rsidRDefault="00000000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>State of Practice of {domain} Software</w:t>
      </w:r>
    </w:p>
    <w:p w14:paraId="261FAEE1" w14:textId="77777777" w:rsidR="00B160BD" w:rsidRDefault="00B160BD">
      <w:pPr>
        <w:jc w:val="center"/>
        <w:rPr>
          <w:rFonts w:ascii="Arial" w:hAnsi="Arial" w:cs="Arial"/>
          <w:b/>
          <w:sz w:val="28"/>
          <w:szCs w:val="28"/>
        </w:rPr>
      </w:pPr>
    </w:p>
    <w:p w14:paraId="2884ACFB" w14:textId="0F5C13C9" w:rsidR="00B160BD" w:rsidRDefault="00935303">
      <w:pPr>
        <w:jc w:val="center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 xml:space="preserve">Survey Consent Script   </w:t>
      </w:r>
    </w:p>
    <w:p w14:paraId="04ECD85A" w14:textId="77777777" w:rsidR="00B160BD" w:rsidRDefault="00B160BD">
      <w:pPr>
        <w:rPr>
          <w:rFonts w:ascii="Arial" w:hAnsi="Arial" w:cs="Arial"/>
        </w:rPr>
      </w:pPr>
    </w:p>
    <w:p w14:paraId="7D4A7B5C" w14:textId="6D3B7F0B" w:rsidR="00935303" w:rsidRPr="00935303" w:rsidRDefault="00935303">
      <w:pPr>
        <w:rPr>
          <w:rFonts w:ascii="Arial" w:hAnsi="Arial" w:cs="Arial"/>
          <w:bCs/>
          <w:sz w:val="22"/>
          <w:szCs w:val="22"/>
        </w:rPr>
      </w:pPr>
      <w:r w:rsidRPr="005F448F">
        <w:rPr>
          <w:rFonts w:ascii="Arial" w:hAnsi="Arial" w:cs="Arial"/>
          <w:bCs/>
          <w:sz w:val="22"/>
          <w:szCs w:val="22"/>
        </w:rPr>
        <w:t xml:space="preserve">The purpose of this study is to conduct a current state of </w:t>
      </w:r>
      <w:r w:rsidR="009D1E76">
        <w:rPr>
          <w:rFonts w:ascii="Arial" w:hAnsi="Arial" w:cs="Arial"/>
          <w:bCs/>
          <w:sz w:val="22"/>
          <w:szCs w:val="22"/>
        </w:rPr>
        <w:t xml:space="preserve">the </w:t>
      </w:r>
      <w:r w:rsidRPr="005F448F">
        <w:rPr>
          <w:rFonts w:ascii="Arial" w:hAnsi="Arial" w:cs="Arial"/>
          <w:bCs/>
          <w:sz w:val="22"/>
          <w:szCs w:val="22"/>
        </w:rPr>
        <w:t>practice analysis of software in select research software domains for the purpose of understanding quality and assisting in the future development of such software.</w:t>
      </w:r>
    </w:p>
    <w:p w14:paraId="0DAE6CD9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77927E58" w14:textId="51D05F13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Study procedures</w:t>
      </w:r>
    </w:p>
    <w:p w14:paraId="4A05FB0B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627C9F40" w14:textId="3A07C2A3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</w:t>
      </w:r>
      <w:r w:rsidR="00935303">
        <w:rPr>
          <w:rFonts w:ascii="Arial" w:hAnsi="Arial" w:cs="Arial"/>
          <w:sz w:val="22"/>
          <w:szCs w:val="22"/>
        </w:rPr>
        <w:t xml:space="preserve">survey </w:t>
      </w:r>
      <w:r>
        <w:rPr>
          <w:rFonts w:ascii="Arial" w:hAnsi="Arial" w:cs="Arial"/>
          <w:sz w:val="22"/>
          <w:szCs w:val="22"/>
        </w:rPr>
        <w:t xml:space="preserve">will take about </w:t>
      </w:r>
      <w:r w:rsidR="009D1E76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0 minutes. </w:t>
      </w:r>
      <w:r w:rsidR="00935303">
        <w:rPr>
          <w:rFonts w:ascii="Arial" w:hAnsi="Arial" w:cs="Arial"/>
          <w:sz w:val="22"/>
          <w:szCs w:val="22"/>
        </w:rPr>
        <w:t xml:space="preserve">The questions are about research software development, including </w:t>
      </w:r>
      <w:r>
        <w:rPr>
          <w:rFonts w:ascii="Arial" w:hAnsi="Arial" w:cs="Arial"/>
          <w:sz w:val="22"/>
          <w:szCs w:val="22"/>
        </w:rPr>
        <w:t>obstacles you encountered while developing the software, and about the development process.</w:t>
      </w:r>
      <w:r>
        <w:rPr>
          <w:rFonts w:ascii="Arial" w:hAnsi="Arial" w:cs="Arial"/>
          <w:sz w:val="22"/>
          <w:szCs w:val="22"/>
          <w:shd w:val="clear" w:color="auto" w:fill="CCCCCC"/>
        </w:rPr>
        <w:t xml:space="preserve"> </w:t>
      </w:r>
      <w:r w:rsidR="00935303">
        <w:rPr>
          <w:rFonts w:ascii="Arial" w:hAnsi="Arial" w:cs="Arial"/>
          <w:sz w:val="22"/>
          <w:szCs w:val="22"/>
          <w:shd w:val="clear" w:color="auto" w:fill="CCCCCC"/>
        </w:rPr>
        <w:t xml:space="preserve">Your </w:t>
      </w:r>
      <w:r>
        <w:rPr>
          <w:rFonts w:ascii="Arial" w:hAnsi="Arial" w:cs="Arial"/>
          <w:sz w:val="22"/>
          <w:szCs w:val="22"/>
          <w:shd w:val="clear" w:color="auto" w:fill="CCCCCC"/>
        </w:rPr>
        <w:t xml:space="preserve">answers will be temporarily recorded and securely saved on Microsoft </w:t>
      </w:r>
      <w:del w:id="0" w:author="Spencer Smith" w:date="2026-07-29T23:01:00Z" w16du:dateUtc="2026-07-30T03:01:00Z">
        <w:r w:rsidDel="00FB09C4">
          <w:rPr>
            <w:rFonts w:ascii="Arial" w:hAnsi="Arial" w:cs="Arial"/>
            <w:sz w:val="22"/>
            <w:szCs w:val="22"/>
            <w:shd w:val="clear" w:color="auto" w:fill="CCCCCC"/>
          </w:rPr>
          <w:delText>Teams</w:delText>
        </w:r>
      </w:del>
      <w:ins w:id="1" w:author="Spencer Smith" w:date="2026-07-29T23:01:00Z" w16du:dateUtc="2026-07-30T03:01:00Z">
        <w:r w:rsidR="00FB09C4">
          <w:rPr>
            <w:rFonts w:ascii="Arial" w:hAnsi="Arial" w:cs="Arial"/>
            <w:sz w:val="22"/>
            <w:szCs w:val="22"/>
            <w:shd w:val="clear" w:color="auto" w:fill="CCCCCC"/>
          </w:rPr>
          <w:t>Forms</w:t>
        </w:r>
      </w:ins>
      <w:r>
        <w:rPr>
          <w:rFonts w:ascii="Arial" w:hAnsi="Arial" w:cs="Arial"/>
          <w:sz w:val="22"/>
          <w:szCs w:val="22"/>
          <w:shd w:val="clear" w:color="auto" w:fill="CCCCCC"/>
        </w:rPr>
        <w:t>.</w:t>
      </w:r>
      <w:r w:rsidR="006161EC">
        <w:rPr>
          <w:rFonts w:ascii="Arial" w:hAnsi="Arial" w:cs="Arial"/>
          <w:sz w:val="22"/>
          <w:szCs w:val="22"/>
          <w:shd w:val="clear" w:color="auto" w:fill="CCCCCC"/>
        </w:rPr>
        <w:t xml:space="preserve">  The data will be retained for 3 years after the study and then deleted.</w:t>
      </w:r>
    </w:p>
    <w:p w14:paraId="61F63450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3D41C7A4" w14:textId="77777777" w:rsidR="00B160BD" w:rsidRDefault="00B160BD">
      <w:pPr>
        <w:rPr>
          <w:rFonts w:ascii="Arial" w:hAnsi="Arial" w:cs="Arial"/>
        </w:rPr>
      </w:pPr>
    </w:p>
    <w:p w14:paraId="1F94AB9B" w14:textId="22CFB22A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Risks</w:t>
      </w:r>
    </w:p>
    <w:p w14:paraId="258828A9" w14:textId="77777777" w:rsidR="00B160BD" w:rsidRDefault="00B160BD">
      <w:pPr>
        <w:rPr>
          <w:rFonts w:ascii="Arial" w:hAnsi="Arial" w:cs="Arial"/>
          <w:b/>
          <w:i/>
          <w:sz w:val="20"/>
          <w:lang w:val="en-CA"/>
        </w:rPr>
      </w:pPr>
    </w:p>
    <w:p w14:paraId="738C9C94" w14:textId="5E23C52C" w:rsidR="00B160BD" w:rsidRDefault="00000000">
      <w:r>
        <w:rPr>
          <w:rFonts w:ascii="Arial" w:hAnsi="Arial" w:cs="Arial"/>
          <w:sz w:val="22"/>
          <w:szCs w:val="22"/>
          <w:lang w:val="en-CA"/>
        </w:rPr>
        <w:t xml:space="preserve">The risks have been described in the letter of consent that </w:t>
      </w:r>
      <w:r w:rsidR="00B2296F">
        <w:rPr>
          <w:rFonts w:ascii="Arial" w:hAnsi="Arial" w:cs="Arial"/>
          <w:sz w:val="22"/>
          <w:szCs w:val="22"/>
          <w:lang w:val="en-CA"/>
        </w:rPr>
        <w:t>your received</w:t>
      </w:r>
      <w:r>
        <w:rPr>
          <w:rFonts w:ascii="Arial" w:hAnsi="Arial" w:cs="Arial"/>
          <w:sz w:val="22"/>
          <w:szCs w:val="22"/>
          <w:lang w:val="en-CA"/>
        </w:rPr>
        <w:t xml:space="preserve">. To review, there are no physical risks, there is little psychological risk. You may feel that your work is being </w:t>
      </w:r>
      <w:r w:rsidR="002D2287">
        <w:rPr>
          <w:rFonts w:ascii="Arial" w:hAnsi="Arial" w:cs="Arial"/>
          <w:sz w:val="22"/>
          <w:szCs w:val="22"/>
          <w:lang w:val="en-CA"/>
        </w:rPr>
        <w:t>scrutinized</w:t>
      </w:r>
      <w:r>
        <w:rPr>
          <w:rFonts w:ascii="Arial" w:hAnsi="Arial" w:cs="Arial"/>
          <w:sz w:val="22"/>
          <w:szCs w:val="22"/>
          <w:lang w:val="en-CA"/>
        </w:rPr>
        <w:t xml:space="preserve">. We assure that our questions are objective and technical, and do not suggest a course of action. The social risk associated with this </w:t>
      </w:r>
      <w:del w:id="2" w:author="Spencer Smith" w:date="2026-07-30T06:22:00Z" w16du:dateUtc="2026-07-30T10:22:00Z">
        <w:r w:rsidDel="00C51881">
          <w:rPr>
            <w:rFonts w:ascii="Arial" w:hAnsi="Arial" w:cs="Arial"/>
            <w:sz w:val="22"/>
            <w:szCs w:val="22"/>
            <w:lang w:val="en-CA"/>
          </w:rPr>
          <w:delText xml:space="preserve">interview </w:delText>
        </w:r>
      </w:del>
      <w:ins w:id="3" w:author="Spencer Smith" w:date="2026-07-30T06:22:00Z" w16du:dateUtc="2026-07-30T10:22:00Z">
        <w:r w:rsidR="00C51881">
          <w:rPr>
            <w:rFonts w:ascii="Arial" w:hAnsi="Arial" w:cs="Arial"/>
            <w:sz w:val="22"/>
            <w:szCs w:val="22"/>
            <w:lang w:val="en-CA"/>
          </w:rPr>
          <w:t>survey</w:t>
        </w:r>
        <w:r w:rsidR="00C51881">
          <w:rPr>
            <w:rFonts w:ascii="Arial" w:hAnsi="Arial" w:cs="Arial"/>
            <w:sz w:val="22"/>
            <w:szCs w:val="22"/>
            <w:lang w:val="en-CA"/>
          </w:rPr>
          <w:t xml:space="preserve"> </w:t>
        </w:r>
      </w:ins>
      <w:r>
        <w:rPr>
          <w:rFonts w:ascii="Arial" w:hAnsi="Arial" w:cs="Arial"/>
          <w:sz w:val="22"/>
          <w:szCs w:val="22"/>
          <w:lang w:val="en-CA"/>
        </w:rPr>
        <w:t xml:space="preserve">is minimal. We will keep your identity private. </w:t>
      </w:r>
      <w:r w:rsidR="000A325D">
        <w:rPr>
          <w:rFonts w:ascii="Arial" w:hAnsi="Arial" w:cs="Arial"/>
          <w:sz w:val="22"/>
          <w:szCs w:val="22"/>
          <w:lang w:val="en-CA"/>
        </w:rPr>
        <w:t xml:space="preserve">However, </w:t>
      </w:r>
      <w:r w:rsidR="000A325D" w:rsidRPr="000A325D">
        <w:rPr>
          <w:rFonts w:ascii="Arial" w:hAnsi="Arial" w:cs="Arial"/>
          <w:sz w:val="22"/>
          <w:szCs w:val="22"/>
          <w:lang w:val="en-CA"/>
        </w:rPr>
        <w:t xml:space="preserve">maintaining the privacy of </w:t>
      </w:r>
      <w:del w:id="4" w:author="Spencer Smith" w:date="2026-07-29T23:01:00Z" w16du:dateUtc="2026-07-30T03:01:00Z">
        <w:r w:rsidR="000A325D" w:rsidRPr="000A325D" w:rsidDel="00FB09C4">
          <w:rPr>
            <w:rFonts w:ascii="Arial" w:hAnsi="Arial" w:cs="Arial"/>
            <w:sz w:val="22"/>
            <w:szCs w:val="22"/>
            <w:lang w:val="en-CA"/>
          </w:rPr>
          <w:delText xml:space="preserve">interviewed </w:delText>
        </w:r>
      </w:del>
      <w:ins w:id="5" w:author="Spencer Smith" w:date="2026-07-29T23:01:00Z" w16du:dateUtc="2026-07-30T03:01:00Z">
        <w:r w:rsidR="00FB09C4">
          <w:rPr>
            <w:rFonts w:ascii="Arial" w:hAnsi="Arial" w:cs="Arial"/>
            <w:sz w:val="22"/>
            <w:szCs w:val="22"/>
            <w:lang w:val="en-CA"/>
          </w:rPr>
          <w:t>participants if they are</w:t>
        </w:r>
        <w:r w:rsidR="00FB09C4" w:rsidRPr="000A325D">
          <w:rPr>
            <w:rFonts w:ascii="Arial" w:hAnsi="Arial" w:cs="Arial"/>
            <w:sz w:val="22"/>
            <w:szCs w:val="22"/>
            <w:lang w:val="en-CA"/>
          </w:rPr>
          <w:t xml:space="preserve"> </w:t>
        </w:r>
      </w:ins>
      <w:r w:rsidR="000A325D" w:rsidRPr="000A325D">
        <w:rPr>
          <w:rFonts w:ascii="Arial" w:hAnsi="Arial" w:cs="Arial"/>
          <w:sz w:val="22"/>
          <w:szCs w:val="22"/>
          <w:lang w:val="en-CA"/>
        </w:rPr>
        <w:t xml:space="preserve">sole developers, or members from a small developer team, may not be possible since their identities can </w:t>
      </w:r>
      <w:r w:rsidR="000A325D">
        <w:rPr>
          <w:rFonts w:ascii="Arial" w:hAnsi="Arial" w:cs="Arial"/>
          <w:sz w:val="22"/>
          <w:szCs w:val="22"/>
          <w:lang w:val="en-CA"/>
        </w:rPr>
        <w:t xml:space="preserve">potentially </w:t>
      </w:r>
      <w:r w:rsidR="000A325D" w:rsidRPr="000A325D">
        <w:rPr>
          <w:rFonts w:ascii="Arial" w:hAnsi="Arial" w:cs="Arial"/>
          <w:sz w:val="22"/>
          <w:szCs w:val="22"/>
          <w:lang w:val="en-CA"/>
        </w:rPr>
        <w:t xml:space="preserve">be inferred. The </w:t>
      </w:r>
      <w:del w:id="6" w:author="Spencer Smith" w:date="2026-07-30T06:21:00Z" w16du:dateUtc="2026-07-30T10:21:00Z">
        <w:r w:rsidR="000A325D" w:rsidRPr="000A325D" w:rsidDel="00C51881">
          <w:rPr>
            <w:rFonts w:ascii="Arial" w:hAnsi="Arial" w:cs="Arial"/>
            <w:sz w:val="22"/>
            <w:szCs w:val="22"/>
            <w:lang w:val="en-CA"/>
          </w:rPr>
          <w:delText xml:space="preserve">interviewee </w:delText>
        </w:r>
      </w:del>
      <w:ins w:id="7" w:author="Spencer Smith" w:date="2026-07-30T06:21:00Z" w16du:dateUtc="2026-07-30T10:21:00Z">
        <w:r w:rsidR="00C51881">
          <w:rPr>
            <w:rFonts w:ascii="Arial" w:hAnsi="Arial" w:cs="Arial"/>
            <w:sz w:val="22"/>
            <w:szCs w:val="22"/>
            <w:lang w:val="en-CA"/>
          </w:rPr>
          <w:t>participant</w:t>
        </w:r>
        <w:r w:rsidR="00C51881" w:rsidRPr="000A325D">
          <w:rPr>
            <w:rFonts w:ascii="Arial" w:hAnsi="Arial" w:cs="Arial"/>
            <w:sz w:val="22"/>
            <w:szCs w:val="22"/>
            <w:lang w:val="en-CA"/>
          </w:rPr>
          <w:t xml:space="preserve"> </w:t>
        </w:r>
      </w:ins>
      <w:r w:rsidR="000A325D" w:rsidRPr="000A325D">
        <w:rPr>
          <w:rFonts w:ascii="Arial" w:hAnsi="Arial" w:cs="Arial"/>
          <w:sz w:val="22"/>
          <w:szCs w:val="22"/>
          <w:lang w:val="en-CA"/>
        </w:rPr>
        <w:t xml:space="preserve">will have to accept this risk if they choose to </w:t>
      </w:r>
      <w:del w:id="8" w:author="Spencer Smith" w:date="2026-07-30T06:21:00Z" w16du:dateUtc="2026-07-30T10:21:00Z">
        <w:r w:rsidR="000A325D" w:rsidRPr="000A325D" w:rsidDel="00C51881">
          <w:rPr>
            <w:rFonts w:ascii="Arial" w:hAnsi="Arial" w:cs="Arial"/>
            <w:sz w:val="22"/>
            <w:szCs w:val="22"/>
            <w:lang w:val="en-CA"/>
          </w:rPr>
          <w:delText>be interviewed</w:delText>
        </w:r>
      </w:del>
      <w:ins w:id="9" w:author="Spencer Smith" w:date="2026-07-30T06:21:00Z" w16du:dateUtc="2026-07-30T10:21:00Z">
        <w:r w:rsidR="00C51881">
          <w:rPr>
            <w:rFonts w:ascii="Arial" w:hAnsi="Arial" w:cs="Arial"/>
            <w:sz w:val="22"/>
            <w:szCs w:val="22"/>
            <w:lang w:val="en-CA"/>
          </w:rPr>
          <w:t>participate</w:t>
        </w:r>
      </w:ins>
      <w:r w:rsidR="000A325D" w:rsidRPr="000A325D">
        <w:rPr>
          <w:rFonts w:ascii="Arial" w:hAnsi="Arial" w:cs="Arial"/>
          <w:sz w:val="22"/>
          <w:szCs w:val="22"/>
          <w:lang w:val="en-CA"/>
        </w:rPr>
        <w:t xml:space="preserve">. </w:t>
      </w:r>
      <w:r>
        <w:rPr>
          <w:rFonts w:ascii="Arial" w:hAnsi="Arial" w:cs="Arial"/>
          <w:sz w:val="22"/>
          <w:szCs w:val="22"/>
          <w:lang w:val="en-CA"/>
        </w:rPr>
        <w:t xml:space="preserve">All personal information will be stored securely on password protected email accounts on password protected computers. </w:t>
      </w:r>
      <w:r>
        <w:rPr>
          <w:rFonts w:ascii="Arial" w:hAnsi="Arial" w:cs="Arial"/>
          <w:sz w:val="22"/>
          <w:szCs w:val="22"/>
        </w:rPr>
        <w:t>You do not need to answer questions that make you feel uncomfortable or that you do not want to answer, a</w:t>
      </w:r>
      <w:proofErr w:type="spellStart"/>
      <w:r>
        <w:rPr>
          <w:rFonts w:ascii="Arial" w:hAnsi="Arial" w:cs="Arial"/>
          <w:sz w:val="22"/>
          <w:szCs w:val="22"/>
          <w:lang w:val="en-CA"/>
        </w:rPr>
        <w:t>nd</w:t>
      </w:r>
      <w:proofErr w:type="spellEnd"/>
      <w:r>
        <w:rPr>
          <w:rFonts w:ascii="Arial" w:hAnsi="Arial" w:cs="Arial"/>
          <w:sz w:val="22"/>
          <w:szCs w:val="22"/>
          <w:lang w:val="en-CA"/>
        </w:rPr>
        <w:t xml:space="preserve"> you can withdraw at any time.  After the </w:t>
      </w:r>
      <w:del w:id="10" w:author="Spencer Smith" w:date="2026-07-30T06:06:00Z" w16du:dateUtc="2026-07-30T10:06:00Z">
        <w:r w:rsidDel="00C80217">
          <w:rPr>
            <w:rFonts w:ascii="Arial" w:hAnsi="Arial" w:cs="Arial"/>
            <w:sz w:val="22"/>
            <w:szCs w:val="22"/>
            <w:lang w:val="en-CA"/>
          </w:rPr>
          <w:delText xml:space="preserve">interview </w:delText>
        </w:r>
      </w:del>
      <w:ins w:id="11" w:author="Spencer Smith" w:date="2026-07-30T06:06:00Z" w16du:dateUtc="2026-07-30T10:06:00Z">
        <w:r w:rsidR="00C80217">
          <w:rPr>
            <w:rFonts w:ascii="Arial" w:hAnsi="Arial" w:cs="Arial"/>
            <w:sz w:val="22"/>
            <w:szCs w:val="22"/>
            <w:lang w:val="en-CA"/>
          </w:rPr>
          <w:t xml:space="preserve">survey </w:t>
        </w:r>
      </w:ins>
      <w:r>
        <w:rPr>
          <w:rFonts w:ascii="Arial" w:hAnsi="Arial" w:cs="Arial"/>
          <w:sz w:val="22"/>
          <w:szCs w:val="22"/>
          <w:lang w:val="en-CA"/>
        </w:rPr>
        <w:t xml:space="preserve">all that would be required to withdraw your answers would be an e-mail to </w:t>
      </w:r>
      <w:del w:id="12" w:author="Spencer Smith" w:date="2026-07-30T06:06:00Z" w16du:dateUtc="2026-07-30T10:06:00Z">
        <w:r w:rsidDel="00C80217">
          <w:rPr>
            <w:rFonts w:ascii="Arial" w:hAnsi="Arial" w:cs="Arial"/>
            <w:sz w:val="22"/>
            <w:szCs w:val="22"/>
            <w:lang w:val="en-CA"/>
          </w:rPr>
          <w:delText>me</w:delText>
        </w:r>
        <w:r w:rsidR="002D2287" w:rsidDel="00C80217">
          <w:rPr>
            <w:rFonts w:ascii="Arial" w:hAnsi="Arial" w:cs="Arial"/>
            <w:sz w:val="22"/>
            <w:szCs w:val="22"/>
            <w:lang w:val="en-CA"/>
          </w:rPr>
          <w:delText xml:space="preserve"> or </w:delText>
        </w:r>
      </w:del>
      <w:del w:id="13" w:author="Spencer Smith" w:date="2026-07-30T06:07:00Z" w16du:dateUtc="2026-07-30T10:07:00Z">
        <w:r w:rsidR="002D2287" w:rsidDel="00C80217">
          <w:rPr>
            <w:rFonts w:ascii="Arial" w:hAnsi="Arial" w:cs="Arial"/>
            <w:sz w:val="22"/>
            <w:szCs w:val="22"/>
            <w:lang w:val="en-CA"/>
          </w:rPr>
          <w:delText xml:space="preserve">the </w:delText>
        </w:r>
      </w:del>
      <w:del w:id="14" w:author="Spencer Smith" w:date="2026-07-29T23:03:00Z" w16du:dateUtc="2026-07-30T03:03:00Z">
        <w:r w:rsidR="002D2287" w:rsidDel="00FB09C4">
          <w:rPr>
            <w:rFonts w:ascii="Arial" w:hAnsi="Arial" w:cs="Arial"/>
            <w:sz w:val="22"/>
            <w:szCs w:val="22"/>
            <w:lang w:val="en-CA"/>
          </w:rPr>
          <w:delText xml:space="preserve">principle </w:delText>
        </w:r>
      </w:del>
      <w:del w:id="15" w:author="Spencer Smith" w:date="2026-07-30T06:07:00Z" w16du:dateUtc="2026-07-30T10:07:00Z">
        <w:r w:rsidR="002D2287" w:rsidDel="00C80217">
          <w:rPr>
            <w:rFonts w:ascii="Arial" w:hAnsi="Arial" w:cs="Arial"/>
            <w:sz w:val="22"/>
            <w:szCs w:val="22"/>
            <w:lang w:val="en-CA"/>
          </w:rPr>
          <w:delText>investigator (Dr. Smith)</w:delText>
        </w:r>
      </w:del>
      <w:ins w:id="16" w:author="Spencer Smith" w:date="2026-07-30T06:07:00Z" w16du:dateUtc="2026-07-30T10:07:00Z">
        <w:r w:rsidR="00C80217">
          <w:rPr>
            <w:rFonts w:ascii="Arial" w:hAnsi="Arial" w:cs="Arial"/>
            <w:sz w:val="22"/>
            <w:szCs w:val="22"/>
            <w:lang w:val="en-CA"/>
          </w:rPr>
          <w:t>smiths@mcmaster.ca</w:t>
        </w:r>
      </w:ins>
      <w:ins w:id="17" w:author="Spencer Smith" w:date="2026-07-29T23:02:00Z" w16du:dateUtc="2026-07-30T03:02:00Z">
        <w:r w:rsidR="00FB09C4">
          <w:rPr>
            <w:rFonts w:ascii="Arial" w:hAnsi="Arial" w:cs="Arial"/>
            <w:sz w:val="22"/>
            <w:szCs w:val="22"/>
            <w:lang w:val="en-CA"/>
          </w:rPr>
          <w:t xml:space="preserve"> stating </w:t>
        </w:r>
      </w:ins>
      <w:ins w:id="18" w:author="Spencer Smith" w:date="2026-07-29T23:04:00Z" w16du:dateUtc="2026-07-30T03:04:00Z">
        <w:r w:rsidR="00FB09C4">
          <w:rPr>
            <w:rFonts w:ascii="Arial" w:hAnsi="Arial" w:cs="Arial"/>
            <w:sz w:val="22"/>
            <w:szCs w:val="22"/>
            <w:lang w:val="en-CA"/>
          </w:rPr>
          <w:t xml:space="preserve">which </w:t>
        </w:r>
      </w:ins>
      <w:ins w:id="19" w:author="Spencer Smith" w:date="2026-07-29T23:02:00Z" w16du:dateUtc="2026-07-30T03:02:00Z">
        <w:r w:rsidR="00FB09C4">
          <w:rPr>
            <w:rFonts w:ascii="Arial" w:hAnsi="Arial" w:cs="Arial"/>
            <w:sz w:val="22"/>
            <w:szCs w:val="22"/>
            <w:lang w:val="en-CA"/>
          </w:rPr>
          <w:t>software pro</w:t>
        </w:r>
      </w:ins>
      <w:ins w:id="20" w:author="Spencer Smith" w:date="2026-07-29T23:04:00Z" w16du:dateUtc="2026-07-30T03:04:00Z">
        <w:r w:rsidR="00FB09C4">
          <w:rPr>
            <w:rFonts w:ascii="Arial" w:hAnsi="Arial" w:cs="Arial"/>
            <w:sz w:val="22"/>
            <w:szCs w:val="22"/>
            <w:lang w:val="en-CA"/>
          </w:rPr>
          <w:t>ject should have its data deleted</w:t>
        </w:r>
      </w:ins>
      <w:r>
        <w:rPr>
          <w:rFonts w:ascii="Arial" w:hAnsi="Arial" w:cs="Arial"/>
          <w:sz w:val="22"/>
          <w:szCs w:val="22"/>
          <w:lang w:val="en-CA"/>
        </w:rPr>
        <w:t xml:space="preserve">. You can withdraw up until we analyze all data of this research project on </w:t>
      </w:r>
      <w:r w:rsidR="00935303">
        <w:rPr>
          <w:rFonts w:ascii="Arial" w:hAnsi="Arial" w:cs="Arial"/>
          <w:sz w:val="22"/>
          <w:szCs w:val="22"/>
          <w:lang w:val="en-CA"/>
        </w:rPr>
        <w:t xml:space="preserve">August </w:t>
      </w:r>
      <w:ins w:id="21" w:author="Spencer Smith" w:date="2026-07-29T23:02:00Z" w16du:dateUtc="2026-07-30T03:02:00Z">
        <w:r w:rsidR="00FB09C4">
          <w:rPr>
            <w:rFonts w:ascii="Arial" w:hAnsi="Arial" w:cs="Arial"/>
            <w:sz w:val="22"/>
            <w:szCs w:val="22"/>
            <w:lang w:val="en-CA"/>
          </w:rPr>
          <w:t>30</w:t>
        </w:r>
      </w:ins>
      <w:del w:id="22" w:author="Spencer Smith" w:date="2026-07-29T23:02:00Z" w16du:dateUtc="2026-07-30T03:02:00Z">
        <w:r w:rsidR="00935303" w:rsidDel="00FB09C4">
          <w:rPr>
            <w:rFonts w:ascii="Arial" w:hAnsi="Arial" w:cs="Arial"/>
            <w:sz w:val="22"/>
            <w:szCs w:val="22"/>
            <w:lang w:val="en-CA"/>
          </w:rPr>
          <w:delText>8</w:delText>
        </w:r>
      </w:del>
      <w:r w:rsidR="00935303" w:rsidRPr="005F448F">
        <w:rPr>
          <w:rFonts w:ascii="Arial" w:hAnsi="Arial" w:cs="Arial"/>
          <w:sz w:val="22"/>
          <w:szCs w:val="22"/>
          <w:vertAlign w:val="superscript"/>
          <w:lang w:val="en-CA"/>
        </w:rPr>
        <w:t>th</w:t>
      </w:r>
      <w:r w:rsidR="00935303">
        <w:rPr>
          <w:rFonts w:ascii="Arial" w:hAnsi="Arial" w:cs="Arial"/>
          <w:sz w:val="22"/>
          <w:szCs w:val="22"/>
          <w:lang w:val="en-CA"/>
        </w:rPr>
        <w:t xml:space="preserve">, </w:t>
      </w:r>
      <w:r>
        <w:rPr>
          <w:rFonts w:ascii="Arial" w:hAnsi="Arial" w:cs="Arial"/>
          <w:sz w:val="22"/>
          <w:szCs w:val="22"/>
          <w:lang w:val="en-CA"/>
        </w:rPr>
        <w:t>202</w:t>
      </w:r>
      <w:r w:rsidR="002D2287">
        <w:rPr>
          <w:rFonts w:ascii="Arial" w:hAnsi="Arial" w:cs="Arial"/>
          <w:sz w:val="22"/>
          <w:szCs w:val="22"/>
          <w:lang w:val="en-CA"/>
        </w:rPr>
        <w:t>6</w:t>
      </w:r>
      <w:r>
        <w:rPr>
          <w:rFonts w:ascii="Arial" w:hAnsi="Arial" w:cs="Arial"/>
          <w:sz w:val="22"/>
          <w:szCs w:val="22"/>
          <w:lang w:val="en-CA"/>
        </w:rPr>
        <w:t>.</w:t>
      </w:r>
    </w:p>
    <w:p w14:paraId="745FDB04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1C620F08" w14:textId="77777777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Information that could identify you will not be published or shared beyond the research team unless we have your permission.  </w:t>
      </w:r>
    </w:p>
    <w:p w14:paraId="78E77301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6233EA0B" w14:textId="41CE9803" w:rsidR="00B160BD" w:rsidRDefault="0000000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Benefits</w:t>
      </w:r>
    </w:p>
    <w:p w14:paraId="7CA68B6C" w14:textId="2DAA8681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answers to these </w:t>
      </w:r>
      <w:r w:rsidR="00935303">
        <w:rPr>
          <w:rFonts w:ascii="Arial" w:hAnsi="Arial" w:cs="Arial"/>
          <w:sz w:val="22"/>
          <w:szCs w:val="22"/>
        </w:rPr>
        <w:t xml:space="preserve">survey </w:t>
      </w:r>
      <w:r>
        <w:rPr>
          <w:rFonts w:ascii="Arial" w:hAnsi="Arial" w:cs="Arial"/>
          <w:sz w:val="22"/>
          <w:szCs w:val="22"/>
        </w:rPr>
        <w:t xml:space="preserve">questions will help us analyze the current state of practice of software </w:t>
      </w:r>
      <w:proofErr w:type="gramStart"/>
      <w:r>
        <w:rPr>
          <w:rFonts w:ascii="Arial" w:hAnsi="Arial" w:cs="Arial"/>
          <w:sz w:val="22"/>
          <w:szCs w:val="22"/>
        </w:rPr>
        <w:t>development, and</w:t>
      </w:r>
      <w:proofErr w:type="gramEnd"/>
      <w:r>
        <w:rPr>
          <w:rFonts w:ascii="Arial" w:hAnsi="Arial" w:cs="Arial"/>
          <w:sz w:val="22"/>
          <w:szCs w:val="22"/>
        </w:rPr>
        <w:t xml:space="preserve"> provide insight into common or best practices for the benefit of future software development.</w:t>
      </w:r>
      <w:r>
        <w:rPr>
          <w:rFonts w:ascii="Ariel" w:hAnsi="Arie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shd w:val="clear" w:color="auto" w:fill="CCCCCC"/>
          <w:lang w:val="en-CA"/>
        </w:rPr>
        <w:t>However, participants may not benefit from participating in the study.</w:t>
      </w:r>
    </w:p>
    <w:p w14:paraId="1C3FAFDD" w14:textId="77777777" w:rsidR="00B160BD" w:rsidRDefault="00B160BD">
      <w:pPr>
        <w:rPr>
          <w:rFonts w:ascii="Arial" w:hAnsi="Arial" w:cs="Arial"/>
          <w:shd w:val="clear" w:color="auto" w:fill="CCCCCC"/>
        </w:rPr>
      </w:pPr>
    </w:p>
    <w:p w14:paraId="524A6DE7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0C670EBD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68AD17A3" w14:textId="77777777" w:rsidR="00B160BD" w:rsidRDefault="00B160BD">
      <w:pPr>
        <w:rPr>
          <w:rFonts w:ascii="Arial" w:hAnsi="Arial" w:cs="Arial"/>
        </w:rPr>
      </w:pPr>
    </w:p>
    <w:p w14:paraId="5370C425" w14:textId="77777777" w:rsidR="00B160BD" w:rsidRDefault="00B160BD">
      <w:pPr>
        <w:rPr>
          <w:rFonts w:ascii="Arial" w:hAnsi="Arial" w:cs="Arial"/>
        </w:rPr>
      </w:pPr>
    </w:p>
    <w:p w14:paraId="2821A9EB" w14:textId="77777777" w:rsidR="00B160BD" w:rsidRDefault="00B160BD">
      <w:pPr>
        <w:rPr>
          <w:rFonts w:ascii="Arial" w:hAnsi="Arial" w:cs="Arial"/>
        </w:rPr>
      </w:pPr>
    </w:p>
    <w:p w14:paraId="2E80541E" w14:textId="77777777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Voluntary participation</w:t>
      </w:r>
      <w:r>
        <w:rPr>
          <w:rFonts w:ascii="Arial" w:hAnsi="Arial" w:cs="Arial"/>
          <w:sz w:val="22"/>
          <w:szCs w:val="22"/>
        </w:rPr>
        <w:t>:</w:t>
      </w:r>
    </w:p>
    <w:p w14:paraId="0C27E223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711B0705" w14:textId="77777777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 xml:space="preserve">Your participation in this study is voluntary. </w:t>
      </w:r>
    </w:p>
    <w:p w14:paraId="34E92E66" w14:textId="71AEA239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 xml:space="preserve">You can decide to stop at any time, even part-way through the </w:t>
      </w:r>
      <w:r w:rsidR="00935303">
        <w:rPr>
          <w:rFonts w:ascii="Arial" w:hAnsi="Arial" w:cs="Arial"/>
          <w:sz w:val="22"/>
          <w:szCs w:val="22"/>
        </w:rPr>
        <w:t xml:space="preserve">survey </w:t>
      </w:r>
      <w:r>
        <w:rPr>
          <w:rFonts w:ascii="Arial" w:hAnsi="Arial" w:cs="Arial"/>
          <w:sz w:val="22"/>
          <w:szCs w:val="22"/>
          <w:lang w:val="en-CA"/>
        </w:rPr>
        <w:t xml:space="preserve">for whatever reason, </w:t>
      </w:r>
      <w:r>
        <w:rPr>
          <w:rFonts w:ascii="Arial" w:hAnsi="Arial" w:cs="Arial"/>
          <w:color w:val="000000"/>
          <w:sz w:val="22"/>
          <w:szCs w:val="22"/>
          <w:lang w:val="en-CA"/>
        </w:rPr>
        <w:t xml:space="preserve">or up until </w:t>
      </w:r>
      <w:r w:rsidR="00935303">
        <w:rPr>
          <w:rFonts w:ascii="Arial" w:hAnsi="Arial" w:cs="Arial"/>
          <w:color w:val="000000"/>
          <w:sz w:val="22"/>
          <w:szCs w:val="22"/>
          <w:lang w:val="en-CA"/>
        </w:rPr>
        <w:t xml:space="preserve">August </w:t>
      </w:r>
      <w:ins w:id="23" w:author="Spencer Smith" w:date="2026-07-29T23:05:00Z" w16du:dateUtc="2026-07-30T03:05:00Z">
        <w:r w:rsidR="00FB09C4">
          <w:rPr>
            <w:rFonts w:ascii="Arial" w:hAnsi="Arial" w:cs="Arial"/>
            <w:color w:val="000000"/>
            <w:sz w:val="22"/>
            <w:szCs w:val="22"/>
            <w:lang w:val="en-CA"/>
          </w:rPr>
          <w:t>30</w:t>
        </w:r>
      </w:ins>
      <w:del w:id="24" w:author="Spencer Smith" w:date="2026-07-29T23:05:00Z" w16du:dateUtc="2026-07-30T03:05:00Z">
        <w:r w:rsidR="00935303" w:rsidDel="00FB09C4">
          <w:rPr>
            <w:rFonts w:ascii="Arial" w:hAnsi="Arial" w:cs="Arial"/>
            <w:color w:val="000000"/>
            <w:sz w:val="22"/>
            <w:szCs w:val="22"/>
            <w:lang w:val="en-CA"/>
          </w:rPr>
          <w:delText>8</w:delText>
        </w:r>
      </w:del>
      <w:r w:rsidR="00935303" w:rsidRPr="005F448F">
        <w:rPr>
          <w:rFonts w:ascii="Arial" w:hAnsi="Arial" w:cs="Arial"/>
          <w:color w:val="000000"/>
          <w:sz w:val="22"/>
          <w:szCs w:val="22"/>
          <w:vertAlign w:val="superscript"/>
          <w:lang w:val="en-CA"/>
        </w:rPr>
        <w:t>th</w:t>
      </w:r>
      <w:r w:rsidR="00935303">
        <w:rPr>
          <w:rFonts w:ascii="Arial" w:hAnsi="Arial" w:cs="Arial"/>
          <w:color w:val="000000"/>
          <w:sz w:val="22"/>
          <w:szCs w:val="22"/>
          <w:lang w:val="en-CA"/>
        </w:rPr>
        <w:t xml:space="preserve">, </w:t>
      </w:r>
      <w:r>
        <w:rPr>
          <w:rFonts w:ascii="Arial" w:hAnsi="Arial" w:cs="Arial"/>
          <w:b/>
          <w:color w:val="000000"/>
          <w:sz w:val="22"/>
          <w:szCs w:val="22"/>
          <w:lang w:val="en-CA"/>
        </w:rPr>
        <w:t>202</w:t>
      </w:r>
      <w:r w:rsidR="002D2287">
        <w:rPr>
          <w:rFonts w:ascii="Arial" w:hAnsi="Arial" w:cs="Arial"/>
          <w:b/>
          <w:color w:val="000000"/>
          <w:sz w:val="22"/>
          <w:szCs w:val="22"/>
          <w:lang w:val="en-CA"/>
        </w:rPr>
        <w:t>6</w:t>
      </w:r>
      <w:r w:rsidR="009D1E76" w:rsidRPr="005F448F">
        <w:rPr>
          <w:rFonts w:ascii="Arial" w:hAnsi="Arial" w:cs="Arial"/>
          <w:bCs/>
          <w:color w:val="000000"/>
          <w:sz w:val="22"/>
          <w:szCs w:val="22"/>
          <w:lang w:val="en-CA"/>
        </w:rPr>
        <w:t>.  Please let us know by email (</w:t>
      </w:r>
      <w:hyperlink r:id="rId8" w:history="1">
        <w:r w:rsidR="009D1E76" w:rsidRPr="005F448F">
          <w:rPr>
            <w:rStyle w:val="Hyperlink"/>
            <w:rFonts w:ascii="Arial" w:hAnsi="Arial" w:cs="Arial"/>
            <w:bCs/>
            <w:sz w:val="22"/>
            <w:szCs w:val="22"/>
            <w:lang w:val="en-CA"/>
          </w:rPr>
          <w:t>smiths@mcmaster.ca</w:t>
        </w:r>
      </w:hyperlink>
      <w:r w:rsidR="009D1E76" w:rsidRPr="005F448F">
        <w:rPr>
          <w:rFonts w:ascii="Arial" w:hAnsi="Arial" w:cs="Arial"/>
          <w:bCs/>
          <w:color w:val="000000"/>
          <w:sz w:val="22"/>
          <w:szCs w:val="22"/>
          <w:lang w:val="en-CA"/>
        </w:rPr>
        <w:t>) if you would like to stop.</w:t>
      </w:r>
    </w:p>
    <w:p w14:paraId="70A5C1F7" w14:textId="58092E53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>If you decide to stop participating, there will be no consequences to you</w:t>
      </w:r>
      <w:r w:rsidR="009D1E76">
        <w:rPr>
          <w:rFonts w:ascii="Arial" w:hAnsi="Arial" w:cs="Arial"/>
          <w:sz w:val="22"/>
          <w:szCs w:val="22"/>
        </w:rPr>
        <w:t>.</w:t>
      </w:r>
    </w:p>
    <w:p w14:paraId="220F0270" w14:textId="1FF07D6B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 xml:space="preserve">If you decide to </w:t>
      </w:r>
      <w:proofErr w:type="gramStart"/>
      <w:r>
        <w:rPr>
          <w:rFonts w:ascii="Arial" w:hAnsi="Arial" w:cs="Arial"/>
          <w:sz w:val="22"/>
          <w:szCs w:val="22"/>
        </w:rPr>
        <w:t>stop</w:t>
      </w:r>
      <w:proofErr w:type="gramEnd"/>
      <w:r>
        <w:rPr>
          <w:rFonts w:ascii="Arial" w:hAnsi="Arial" w:cs="Arial"/>
          <w:sz w:val="22"/>
          <w:szCs w:val="22"/>
        </w:rPr>
        <w:t xml:space="preserve"> we will ask you how you would like us to handle the data collected up to that point.  </w:t>
      </w:r>
    </w:p>
    <w:p w14:paraId="34DD5722" w14:textId="77777777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 xml:space="preserve">This could include returning it to you, destroying it or using the data collected up to that point.  </w:t>
      </w:r>
    </w:p>
    <w:p w14:paraId="2A648207" w14:textId="77777777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>If you do not want to answer some of the questions you do not have to, but you can still be in the study.</w:t>
      </w:r>
    </w:p>
    <w:p w14:paraId="6CDD15BD" w14:textId="745CA75C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 xml:space="preserve">If you have any questions about this study or would like more information you can call </w:t>
      </w:r>
      <w:r w:rsidR="002D2287">
        <w:rPr>
          <w:rFonts w:ascii="Arial" w:hAnsi="Arial" w:cs="Arial"/>
          <w:sz w:val="22"/>
          <w:szCs w:val="22"/>
        </w:rPr>
        <w:t>or email Dr. Smith</w:t>
      </w:r>
      <w:r>
        <w:rPr>
          <w:rFonts w:ascii="Arial" w:hAnsi="Arial" w:cs="Arial"/>
          <w:sz w:val="22"/>
          <w:szCs w:val="22"/>
        </w:rPr>
        <w:t xml:space="preserve">, at </w:t>
      </w:r>
      <w:r>
        <w:rPr>
          <w:rFonts w:ascii="Arial" w:hAnsi="Arial" w:cs="Arial"/>
          <w:b/>
          <w:sz w:val="22"/>
          <w:szCs w:val="22"/>
        </w:rPr>
        <w:t>1-</w:t>
      </w:r>
      <w:r w:rsidR="002D2287">
        <w:rPr>
          <w:rFonts w:ascii="Arial" w:hAnsi="Arial" w:cs="Arial"/>
          <w:b/>
          <w:sz w:val="22"/>
          <w:szCs w:val="22"/>
        </w:rPr>
        <w:t>905</w:t>
      </w:r>
      <w:r>
        <w:rPr>
          <w:rFonts w:ascii="Arial" w:hAnsi="Arial" w:cs="Arial"/>
          <w:b/>
          <w:sz w:val="22"/>
          <w:szCs w:val="22"/>
        </w:rPr>
        <w:t>-</w:t>
      </w:r>
      <w:r w:rsidR="002D2287">
        <w:rPr>
          <w:rFonts w:ascii="Arial" w:hAnsi="Arial" w:cs="Arial"/>
          <w:b/>
          <w:sz w:val="22"/>
          <w:szCs w:val="22"/>
        </w:rPr>
        <w:t>525</w:t>
      </w:r>
      <w:r>
        <w:rPr>
          <w:rFonts w:ascii="Arial" w:hAnsi="Arial" w:cs="Arial"/>
          <w:b/>
          <w:sz w:val="22"/>
          <w:szCs w:val="22"/>
        </w:rPr>
        <w:t>-</w:t>
      </w:r>
      <w:r w:rsidR="002D2287">
        <w:rPr>
          <w:rFonts w:ascii="Arial" w:hAnsi="Arial" w:cs="Arial"/>
          <w:b/>
          <w:sz w:val="22"/>
          <w:szCs w:val="22"/>
        </w:rPr>
        <w:t xml:space="preserve">9140 X27929 </w:t>
      </w:r>
      <w:r>
        <w:rPr>
          <w:rFonts w:ascii="Arial" w:hAnsi="Arial" w:cs="Arial"/>
          <w:sz w:val="22"/>
          <w:szCs w:val="22"/>
        </w:rPr>
        <w:t xml:space="preserve">or </w:t>
      </w:r>
      <w:r w:rsidR="002D2287">
        <w:rPr>
          <w:rFonts w:ascii="Arial" w:hAnsi="Arial" w:cs="Arial"/>
          <w:sz w:val="22"/>
          <w:szCs w:val="22"/>
        </w:rPr>
        <w:t>smiths</w:t>
      </w:r>
      <w:r>
        <w:rPr>
          <w:rFonts w:ascii="Arial" w:hAnsi="Arial" w:cs="Arial"/>
          <w:sz w:val="22"/>
          <w:szCs w:val="22"/>
        </w:rPr>
        <w:t xml:space="preserve">@mcmaster.ca </w:t>
      </w:r>
    </w:p>
    <w:p w14:paraId="7897F3A2" w14:textId="77777777" w:rsidR="00B160BD" w:rsidRDefault="00B160BD">
      <w:pPr>
        <w:rPr>
          <w:rFonts w:ascii="Arial" w:hAnsi="Arial" w:cs="Arial"/>
        </w:rPr>
      </w:pPr>
    </w:p>
    <w:p w14:paraId="4F4D4FEF" w14:textId="67BF8A37" w:rsidR="00B160BD" w:rsidRPr="001861D4" w:rsidRDefault="00D13A0E">
      <w:pPr>
        <w:rPr>
          <w:rFonts w:ascii="Arial" w:hAnsi="Arial" w:cs="Arial"/>
          <w:sz w:val="22"/>
          <w:szCs w:val="22"/>
          <w:lang w:val="en-CA"/>
        </w:rPr>
      </w:pPr>
      <w:r w:rsidRPr="00D13A0E">
        <w:rPr>
          <w:rFonts w:ascii="Arial" w:hAnsi="Arial" w:cs="Arial"/>
          <w:sz w:val="22"/>
          <w:szCs w:val="22"/>
          <w:lang w:val="en-CA"/>
        </w:rPr>
        <w:t>This study has been reviewed by the McMaster Research Ethics Board and received ethics clearance under project 8215. If you have concerns or questions about your rights as a participant or about the way the study is conducted, please contact McMaster Research Ethics Office by phone: (905) 525-9140 ext. 23142 or e-mail: mreb@mcmaster.ca.</w:t>
      </w:r>
    </w:p>
    <w:p w14:paraId="6400750A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0096EC16" w14:textId="23319147" w:rsidR="00B160BD" w:rsidRDefault="001D6D4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We would be pleased to send you the study results when they are complete. Please let us know if you would like a summary (last survey questions). </w:t>
      </w:r>
    </w:p>
    <w:p w14:paraId="38EBA73D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437B9F2F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7896B313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4860DA69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46A7C762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2D98E141" w14:textId="612303A9" w:rsidR="00B160BD" w:rsidRDefault="0000000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Consent questions</w:t>
      </w:r>
      <w:r w:rsidR="00431C8B">
        <w:rPr>
          <w:rFonts w:ascii="Arial" w:hAnsi="Arial" w:cs="Arial"/>
          <w:b/>
          <w:sz w:val="22"/>
          <w:szCs w:val="22"/>
        </w:rPr>
        <w:t>, before survey questions</w:t>
      </w:r>
      <w:r>
        <w:rPr>
          <w:rFonts w:ascii="Arial" w:hAnsi="Arial" w:cs="Arial"/>
          <w:b/>
          <w:sz w:val="22"/>
          <w:szCs w:val="22"/>
        </w:rPr>
        <w:t>:</w:t>
      </w:r>
    </w:p>
    <w:p w14:paraId="560281E6" w14:textId="77777777" w:rsidR="00B160BD" w:rsidRDefault="00B160BD">
      <w:pPr>
        <w:rPr>
          <w:rFonts w:ascii="Arial" w:hAnsi="Arial" w:cs="Arial"/>
          <w:b/>
          <w:sz w:val="22"/>
          <w:szCs w:val="22"/>
        </w:rPr>
      </w:pPr>
    </w:p>
    <w:p w14:paraId="4626FA4F" w14:textId="4D3CA4C0" w:rsidR="00431C8B" w:rsidRPr="005F448F" w:rsidRDefault="00000000" w:rsidP="00431C8B">
      <w:pPr>
        <w:numPr>
          <w:ilvl w:val="0"/>
          <w:numId w:val="2"/>
        </w:numPr>
      </w:pPr>
      <w:r>
        <w:rPr>
          <w:rFonts w:ascii="Arial" w:hAnsi="Arial" w:cs="Arial"/>
          <w:sz w:val="22"/>
          <w:szCs w:val="22"/>
        </w:rPr>
        <w:t xml:space="preserve">Do you agree to participate in this study knowing that you can withdraw at any point with no consequences to you? </w:t>
      </w:r>
    </w:p>
    <w:p w14:paraId="23A3120D" w14:textId="2A89493F" w:rsidR="00B160BD" w:rsidRDefault="00431C8B" w:rsidP="00431C8B">
      <w:pPr>
        <w:numPr>
          <w:ilvl w:val="0"/>
          <w:numId w:val="2"/>
        </w:numPr>
      </w:pPr>
      <w:r>
        <w:t>Yes, I agree and wish to continue</w:t>
      </w:r>
    </w:p>
    <w:p w14:paraId="456C4C62" w14:textId="71EF15C5" w:rsidR="00431C8B" w:rsidRPr="005F448F" w:rsidRDefault="00431C8B" w:rsidP="005F448F">
      <w:pPr>
        <w:numPr>
          <w:ilvl w:val="0"/>
          <w:numId w:val="2"/>
        </w:numPr>
      </w:pPr>
      <w:r>
        <w:t>No, I do not agree</w:t>
      </w:r>
    </w:p>
    <w:p w14:paraId="41F84E9F" w14:textId="77777777" w:rsidR="00B160BD" w:rsidRDefault="00B160BD" w:rsidP="009D1E76">
      <w:pPr>
        <w:rPr>
          <w:rFonts w:ascii="Arial" w:hAnsi="Arial" w:cs="Arial"/>
          <w:sz w:val="22"/>
          <w:szCs w:val="22"/>
        </w:rPr>
      </w:pPr>
    </w:p>
    <w:p w14:paraId="1197DA4E" w14:textId="77777777" w:rsidR="00F8268D" w:rsidRDefault="00F8268D" w:rsidP="00F8268D">
      <w:pPr>
        <w:rPr>
          <w:rFonts w:ascii="Arial" w:hAnsi="Arial" w:cs="Arial"/>
          <w:sz w:val="20"/>
        </w:rPr>
      </w:pPr>
    </w:p>
    <w:p w14:paraId="099EA1A7" w14:textId="46B2E433" w:rsidR="00F8268D" w:rsidRDefault="00F8268D" w:rsidP="00F8268D">
      <w:pPr>
        <w:rPr>
          <w:rFonts w:ascii="Arial" w:hAnsi="Arial" w:cs="Arial"/>
          <w:sz w:val="20"/>
        </w:rPr>
      </w:pPr>
      <w:r w:rsidRPr="005F448F">
        <w:t>Survey Question</w:t>
      </w:r>
    </w:p>
    <w:p w14:paraId="25AC49CE" w14:textId="77777777" w:rsidR="00F8268D" w:rsidRDefault="00F8268D" w:rsidP="00F8268D">
      <w:pPr>
        <w:rPr>
          <w:rFonts w:ascii="Arial" w:hAnsi="Arial" w:cs="Arial"/>
          <w:sz w:val="20"/>
        </w:rPr>
      </w:pPr>
    </w:p>
    <w:p w14:paraId="7EB384C4" w14:textId="77777777" w:rsidR="009D1E76" w:rsidRDefault="009D1E76" w:rsidP="005F448F">
      <w:pPr>
        <w:rPr>
          <w:rFonts w:ascii="Arial" w:hAnsi="Arial" w:cs="Arial"/>
          <w:sz w:val="22"/>
          <w:szCs w:val="22"/>
        </w:rPr>
      </w:pPr>
    </w:p>
    <w:p w14:paraId="3600FB87" w14:textId="74CB13D5" w:rsidR="00B160BD" w:rsidRDefault="00244981" w:rsidP="009D1E76">
      <w:r>
        <w:rPr>
          <w:rFonts w:ascii="Arial" w:hAnsi="Arial" w:cs="Arial"/>
          <w:sz w:val="22"/>
          <w:szCs w:val="22"/>
        </w:rPr>
        <w:t>[</w:t>
      </w:r>
      <w:r w:rsidR="009D1E76">
        <w:rPr>
          <w:rFonts w:ascii="Arial" w:hAnsi="Arial" w:cs="Arial"/>
          <w:sz w:val="22"/>
          <w:szCs w:val="22"/>
        </w:rPr>
        <w:t>Option to receive a copy of the</w:t>
      </w:r>
      <w:r w:rsidR="009D1E76">
        <w:t xml:space="preserve"> </w:t>
      </w:r>
      <w:r w:rsidR="00431C8B">
        <w:t>study results, after survey questions</w:t>
      </w:r>
      <w:r>
        <w:t>]</w:t>
      </w:r>
    </w:p>
    <w:p w14:paraId="26DC2903" w14:textId="77777777" w:rsidR="00431C8B" w:rsidRDefault="00431C8B" w:rsidP="00431C8B">
      <w:pPr>
        <w:rPr>
          <w:rFonts w:ascii="Arial" w:hAnsi="Arial" w:cs="Arial"/>
          <w:b/>
          <w:sz w:val="22"/>
          <w:szCs w:val="22"/>
        </w:rPr>
      </w:pPr>
    </w:p>
    <w:p w14:paraId="3A460512" w14:textId="6EDE3764" w:rsidR="00431C8B" w:rsidRPr="0083432D" w:rsidRDefault="0083432D" w:rsidP="005F448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83432D">
        <w:rPr>
          <w:rFonts w:ascii="Arial" w:hAnsi="Arial" w:cs="Arial"/>
          <w:sz w:val="22"/>
          <w:szCs w:val="22"/>
        </w:rPr>
        <w:t>Optional: If you would like a copy of the study results, please provide your email address.</w:t>
      </w:r>
    </w:p>
    <w:p w14:paraId="42509D05" w14:textId="700C4FB0" w:rsidR="00B160BD" w:rsidRDefault="00000000">
      <w:pPr>
        <w:numPr>
          <w:ilvl w:val="0"/>
          <w:numId w:val="2"/>
        </w:num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[</w:t>
      </w:r>
      <w:r w:rsidR="0083432D">
        <w:rPr>
          <w:rFonts w:ascii="Arial" w:hAnsi="Arial" w:cs="Arial"/>
          <w:i/>
          <w:sz w:val="22"/>
          <w:szCs w:val="22"/>
        </w:rPr>
        <w:t>Text box for email address</w:t>
      </w:r>
      <w:r>
        <w:rPr>
          <w:rFonts w:ascii="Arial" w:hAnsi="Arial" w:cs="Arial"/>
          <w:i/>
          <w:sz w:val="22"/>
          <w:szCs w:val="22"/>
        </w:rPr>
        <w:t>]</w:t>
      </w:r>
    </w:p>
    <w:p w14:paraId="29A48E20" w14:textId="77777777" w:rsidR="00B160BD" w:rsidRDefault="00B160BD">
      <w:pPr>
        <w:ind w:left="720"/>
        <w:rPr>
          <w:rFonts w:ascii="Arial" w:hAnsi="Arial" w:cs="Arial"/>
          <w:sz w:val="22"/>
          <w:szCs w:val="22"/>
        </w:rPr>
      </w:pPr>
    </w:p>
    <w:p w14:paraId="2E082EC0" w14:textId="235A03A2" w:rsidR="00B160BD" w:rsidRDefault="00B160BD" w:rsidP="005F448F">
      <w:pPr>
        <w:rPr>
          <w:rFonts w:ascii="Arial" w:hAnsi="Arial" w:cs="Arial"/>
          <w:sz w:val="22"/>
          <w:szCs w:val="22"/>
        </w:rPr>
      </w:pPr>
    </w:p>
    <w:sectPr w:rsidR="00B160B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296" w:right="1584" w:bottom="1296" w:left="1584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878D14" w14:textId="77777777" w:rsidR="00AF171E" w:rsidRDefault="00AF171E">
      <w:r>
        <w:separator/>
      </w:r>
    </w:p>
  </w:endnote>
  <w:endnote w:type="continuationSeparator" w:id="0">
    <w:p w14:paraId="5EEA5E5B" w14:textId="77777777" w:rsidR="00AF171E" w:rsidRDefault="00AF1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el">
    <w:altName w:val="Cambria"/>
    <w:panose1 w:val="020B0604020202020204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D0CAFD" w14:textId="77777777" w:rsidR="002D2287" w:rsidRDefault="002D22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154910" w14:textId="77777777" w:rsidR="00B160BD" w:rsidRDefault="00B160BD">
    <w:pPr>
      <w:pStyle w:val="Footer"/>
      <w:pBdr>
        <w:bottom w:val="single" w:sz="12" w:space="1" w:color="000000"/>
      </w:pBdr>
    </w:pPr>
  </w:p>
  <w:p w14:paraId="04A092D4" w14:textId="65B14C7F" w:rsidR="00B160BD" w:rsidRDefault="00000000">
    <w:pPr>
      <w:pStyle w:val="Footer"/>
    </w:pPr>
    <w:r>
      <w:rPr>
        <w:i/>
        <w:color w:val="000000"/>
        <w:sz w:val="20"/>
        <w:szCs w:val="20"/>
      </w:rPr>
      <w:t>Appendix A - Oral Consent Script</w:t>
    </w:r>
    <w:r w:rsidR="004E606C">
      <w:rPr>
        <w:i/>
        <w:color w:val="000000"/>
        <w:sz w:val="20"/>
        <w:szCs w:val="20"/>
      </w:rPr>
      <w:tab/>
    </w:r>
    <w:r>
      <w:rPr>
        <w:i/>
        <w:color w:val="000000"/>
        <w:sz w:val="20"/>
        <w:szCs w:val="20"/>
      </w:rPr>
      <w:t xml:space="preserve">   </w:t>
    </w:r>
    <w:r>
      <w:rPr>
        <w:i/>
        <w:color w:val="000000"/>
        <w:sz w:val="20"/>
        <w:szCs w:val="20"/>
      </w:rPr>
      <w:tab/>
    </w:r>
    <w:r>
      <w:rPr>
        <w:i/>
        <w:sz w:val="20"/>
        <w:szCs w:val="20"/>
      </w:rPr>
      <w:t xml:space="preserve">                                  Page </w:t>
    </w:r>
    <w:r>
      <w:rPr>
        <w:i/>
        <w:sz w:val="20"/>
        <w:szCs w:val="20"/>
      </w:rPr>
      <w:fldChar w:fldCharType="begin"/>
    </w:r>
    <w:r>
      <w:rPr>
        <w:i/>
        <w:sz w:val="20"/>
        <w:szCs w:val="20"/>
      </w:rPr>
      <w:instrText>PAGE</w:instrText>
    </w:r>
    <w:r>
      <w:rPr>
        <w:i/>
        <w:sz w:val="20"/>
        <w:szCs w:val="20"/>
      </w:rPr>
      <w:fldChar w:fldCharType="separate"/>
    </w:r>
    <w:r>
      <w:rPr>
        <w:i/>
        <w:sz w:val="20"/>
        <w:szCs w:val="20"/>
      </w:rPr>
      <w:t>2</w:t>
    </w:r>
    <w:r>
      <w:rPr>
        <w:i/>
        <w:sz w:val="20"/>
        <w:szCs w:val="20"/>
      </w:rPr>
      <w:fldChar w:fldCharType="end"/>
    </w:r>
    <w:r>
      <w:rPr>
        <w:i/>
        <w:sz w:val="20"/>
        <w:szCs w:val="20"/>
      </w:rPr>
      <w:t xml:space="preserve"> of </w:t>
    </w:r>
    <w:r>
      <w:rPr>
        <w:i/>
        <w:sz w:val="20"/>
        <w:szCs w:val="20"/>
      </w:rPr>
      <w:fldChar w:fldCharType="begin"/>
    </w:r>
    <w:r>
      <w:rPr>
        <w:i/>
        <w:sz w:val="20"/>
        <w:szCs w:val="20"/>
      </w:rPr>
      <w:instrText>NUMPAGES</w:instrText>
    </w:r>
    <w:r>
      <w:rPr>
        <w:i/>
        <w:sz w:val="20"/>
        <w:szCs w:val="20"/>
      </w:rPr>
      <w:fldChar w:fldCharType="separate"/>
    </w:r>
    <w:r>
      <w:rPr>
        <w:i/>
        <w:sz w:val="20"/>
        <w:szCs w:val="20"/>
      </w:rPr>
      <w:t>2</w:t>
    </w:r>
    <w:r>
      <w:rPr>
        <w:i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4314B7" w14:textId="77777777" w:rsidR="002D2287" w:rsidRDefault="002D22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4771B1" w14:textId="77777777" w:rsidR="00AF171E" w:rsidRDefault="00AF171E">
      <w:r>
        <w:separator/>
      </w:r>
    </w:p>
  </w:footnote>
  <w:footnote w:type="continuationSeparator" w:id="0">
    <w:p w14:paraId="52747294" w14:textId="77777777" w:rsidR="00AF171E" w:rsidRDefault="00AF17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81CC2B" w14:textId="77777777" w:rsidR="002D2287" w:rsidRDefault="002D22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6D7377" w14:textId="77777777" w:rsidR="002D2287" w:rsidRDefault="002D22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4C6088" w14:textId="77777777" w:rsidR="002D2287" w:rsidRDefault="002D22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9B2D84"/>
    <w:multiLevelType w:val="multilevel"/>
    <w:tmpl w:val="AFEC965E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D226859"/>
    <w:multiLevelType w:val="multilevel"/>
    <w:tmpl w:val="F2C0787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80A1D08"/>
    <w:multiLevelType w:val="multilevel"/>
    <w:tmpl w:val="C95A29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EC33042"/>
    <w:multiLevelType w:val="hybridMultilevel"/>
    <w:tmpl w:val="363C0BD2"/>
    <w:lvl w:ilvl="0" w:tplc="96C8F72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835610">
    <w:abstractNumId w:val="1"/>
  </w:num>
  <w:num w:numId="2" w16cid:durableId="828519197">
    <w:abstractNumId w:val="0"/>
  </w:num>
  <w:num w:numId="3" w16cid:durableId="877283397">
    <w:abstractNumId w:val="2"/>
  </w:num>
  <w:num w:numId="4" w16cid:durableId="91339608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pencer Smith">
    <w15:presenceInfo w15:providerId="AD" w15:userId="S::smiths@mcmaster.ca::80185a1f-9ef1-4a10-a8cf-0d62d99a808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trackRevision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60BD"/>
    <w:rsid w:val="00047711"/>
    <w:rsid w:val="000A05B3"/>
    <w:rsid w:val="000A325D"/>
    <w:rsid w:val="00126B5B"/>
    <w:rsid w:val="00173DF5"/>
    <w:rsid w:val="001861D4"/>
    <w:rsid w:val="001D6D47"/>
    <w:rsid w:val="00244981"/>
    <w:rsid w:val="002D2287"/>
    <w:rsid w:val="004216CB"/>
    <w:rsid w:val="00431C8B"/>
    <w:rsid w:val="004E606C"/>
    <w:rsid w:val="004F77A7"/>
    <w:rsid w:val="005637D1"/>
    <w:rsid w:val="005C6949"/>
    <w:rsid w:val="005F448F"/>
    <w:rsid w:val="006028F5"/>
    <w:rsid w:val="006161EC"/>
    <w:rsid w:val="00654CF0"/>
    <w:rsid w:val="007244BE"/>
    <w:rsid w:val="0083432D"/>
    <w:rsid w:val="00872664"/>
    <w:rsid w:val="008F0322"/>
    <w:rsid w:val="00934306"/>
    <w:rsid w:val="00935303"/>
    <w:rsid w:val="00995250"/>
    <w:rsid w:val="009B2BA8"/>
    <w:rsid w:val="009D1E76"/>
    <w:rsid w:val="00AF171E"/>
    <w:rsid w:val="00B160BD"/>
    <w:rsid w:val="00B2296F"/>
    <w:rsid w:val="00BA268A"/>
    <w:rsid w:val="00BB5E92"/>
    <w:rsid w:val="00BC1062"/>
    <w:rsid w:val="00C103B9"/>
    <w:rsid w:val="00C51881"/>
    <w:rsid w:val="00C80217"/>
    <w:rsid w:val="00CD48FE"/>
    <w:rsid w:val="00D038AE"/>
    <w:rsid w:val="00D13A0E"/>
    <w:rsid w:val="00DA3B03"/>
    <w:rsid w:val="00DB6700"/>
    <w:rsid w:val="00ED7527"/>
    <w:rsid w:val="00F8268D"/>
    <w:rsid w:val="00FB09C4"/>
    <w:rsid w:val="00FB6E03"/>
    <w:rsid w:val="00FD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497A7"/>
  <w15:docId w15:val="{18A4AFBE-D9FA-1A40-A0C4-A975EBB8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A8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qFormat/>
    <w:rsid w:val="00A77712"/>
    <w:rPr>
      <w:sz w:val="16"/>
      <w:szCs w:val="16"/>
    </w:rPr>
  </w:style>
  <w:style w:type="character" w:styleId="Hyperlink">
    <w:name w:val="Hyperlink"/>
    <w:rsid w:val="00827BE3"/>
    <w:rPr>
      <w:color w:val="0000FF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semiHidden/>
    <w:qFormat/>
    <w:rsid w:val="00AC263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rsid w:val="00AC2632"/>
    <w:pPr>
      <w:spacing w:beforeAutospacing="1" w:afterAutospacing="1"/>
    </w:pPr>
    <w:rPr>
      <w:lang w:val="en-CA" w:eastAsia="en-CA"/>
    </w:rPr>
  </w:style>
  <w:style w:type="paragraph" w:styleId="CommentText">
    <w:name w:val="annotation text"/>
    <w:basedOn w:val="Normal"/>
    <w:semiHidden/>
    <w:qFormat/>
    <w:rsid w:val="00A7771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qFormat/>
    <w:rsid w:val="00A77712"/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FC682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C6827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rsid w:val="006979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2296F"/>
    <w:pPr>
      <w:suppressAutoHyphens w:val="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31C8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D1E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268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iths@mcmaster.ca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Script for obtaining verbal consent over the telephone</vt:lpstr>
    </vt:vector>
  </TitlesOfParts>
  <Company>McMaster University</Company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for obtaining verbal consent over the telephone</dc:title>
  <dc:subject/>
  <dc:creator>Greg Rombough</dc:creator>
  <dc:description/>
  <cp:lastModifiedBy>Spencer Smith</cp:lastModifiedBy>
  <cp:revision>4</cp:revision>
  <cp:lastPrinted>2026-07-30T10:15:00Z</cp:lastPrinted>
  <dcterms:created xsi:type="dcterms:W3CDTF">2026-07-30T10:15:00Z</dcterms:created>
  <dcterms:modified xsi:type="dcterms:W3CDTF">2026-07-30T10:35:00Z</dcterms:modified>
  <dc:language>en-US</dc:language>
</cp:coreProperties>
</file>